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9DD50" w14:textId="0E1C6C67" w:rsidR="00ED2561" w:rsidRDefault="00ED2561" w:rsidP="00A20B94">
      <w:pPr>
        <w:rPr>
          <w:rFonts w:ascii="Cambria" w:hAnsi="Cambria" w:cs="Times New Roman"/>
          <w:b/>
          <w:bCs/>
          <w:color w:val="000000"/>
          <w:sz w:val="20"/>
          <w:szCs w:val="20"/>
          <w:lang w:val="en-US"/>
        </w:rPr>
      </w:pPr>
      <w:commentRangeStart w:id="0"/>
      <w:commentRangeStart w:id="1"/>
      <w:r>
        <w:rPr>
          <w:rFonts w:ascii="Cambria" w:hAnsi="Cambria" w:cs="Times New Roman"/>
          <w:b/>
          <w:bCs/>
          <w:color w:val="000000"/>
          <w:sz w:val="20"/>
          <w:szCs w:val="20"/>
          <w:lang w:val="en-US"/>
        </w:rPr>
        <w:t>PNAS</w:t>
      </w:r>
      <w:commentRangeEnd w:id="0"/>
      <w:r w:rsidR="002E7448">
        <w:rPr>
          <w:rStyle w:val="CommentReference"/>
        </w:rPr>
        <w:commentReference w:id="0"/>
      </w:r>
      <w:commentRangeEnd w:id="1"/>
      <w:r w:rsidR="008E3F48">
        <w:rPr>
          <w:rStyle w:val="CommentReference"/>
        </w:rPr>
        <w:commentReference w:id="1"/>
      </w:r>
    </w:p>
    <w:p w14:paraId="73776B67" w14:textId="77777777" w:rsidR="00ED2561" w:rsidRDefault="00ED2561" w:rsidP="00A20B94">
      <w:pPr>
        <w:rPr>
          <w:rFonts w:ascii="Cambria" w:hAnsi="Cambria" w:cs="Times New Roman"/>
          <w:b/>
          <w:bCs/>
          <w:color w:val="000000"/>
          <w:sz w:val="20"/>
          <w:szCs w:val="20"/>
          <w:lang w:val="en-US"/>
        </w:rPr>
      </w:pPr>
    </w:p>
    <w:p w14:paraId="656FA65E" w14:textId="217E595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 xml:space="preserve">Title. </w:t>
      </w:r>
      <w:commentRangeStart w:id="2"/>
      <w:r w:rsidRPr="006B5815">
        <w:rPr>
          <w:rFonts w:ascii="Cambria" w:hAnsi="Cambria" w:cs="Times New Roman"/>
          <w:b/>
          <w:bCs/>
          <w:color w:val="000000"/>
          <w:sz w:val="20"/>
          <w:szCs w:val="20"/>
          <w:lang w:val="en-US"/>
        </w:rPr>
        <w:t xml:space="preserve">Genetic, </w:t>
      </w:r>
      <w:proofErr w:type="gramStart"/>
      <w:r w:rsidRPr="006B5815">
        <w:rPr>
          <w:rFonts w:ascii="Cambria" w:hAnsi="Cambria" w:cs="Times New Roman"/>
          <w:b/>
          <w:bCs/>
          <w:color w:val="000000"/>
          <w:sz w:val="20"/>
          <w:szCs w:val="20"/>
          <w:lang w:val="en-US"/>
        </w:rPr>
        <w:t>demographic</w:t>
      </w:r>
      <w:proofErr w:type="gramEnd"/>
      <w:r w:rsidRPr="006B5815">
        <w:rPr>
          <w:rFonts w:ascii="Cambria" w:hAnsi="Cambria" w:cs="Times New Roman"/>
          <w:b/>
          <w:bCs/>
          <w:color w:val="000000"/>
          <w:sz w:val="20"/>
          <w:szCs w:val="20"/>
          <w:lang w:val="en-US"/>
        </w:rPr>
        <w:t xml:space="preserve"> and morphological heterogeneity promote division </w:t>
      </w:r>
      <w:ins w:id="3" w:author="Daniel Kronauer" w:date="2019-07-08T11:43:00Z">
        <w:r w:rsidR="00707F7A">
          <w:rPr>
            <w:rFonts w:ascii="Cambria" w:hAnsi="Cambria" w:cs="Times New Roman"/>
            <w:b/>
            <w:bCs/>
            <w:color w:val="000000"/>
            <w:sz w:val="20"/>
            <w:szCs w:val="20"/>
            <w:lang w:val="en-US"/>
          </w:rPr>
          <w:t xml:space="preserve">of </w:t>
        </w:r>
      </w:ins>
      <w:r w:rsidRPr="006B5815">
        <w:rPr>
          <w:rFonts w:ascii="Cambria" w:hAnsi="Cambria" w:cs="Times New Roman"/>
          <w:b/>
          <w:bCs/>
          <w:color w:val="000000"/>
          <w:sz w:val="20"/>
          <w:szCs w:val="20"/>
          <w:lang w:val="en-US"/>
        </w:rPr>
        <w:t>labor in experimental social groups</w:t>
      </w:r>
      <w:commentRangeEnd w:id="2"/>
      <w:r w:rsidR="00707F7A">
        <w:rPr>
          <w:rStyle w:val="CommentReference"/>
        </w:rPr>
        <w:commentReference w:id="2"/>
      </w:r>
    </w:p>
    <w:p w14:paraId="074E52D2" w14:textId="77777777" w:rsidR="006B5815" w:rsidRPr="006B5815" w:rsidRDefault="006B5815" w:rsidP="00A20B94">
      <w:pPr>
        <w:rPr>
          <w:rFonts w:ascii="Cambria" w:eastAsia="Times New Roman" w:hAnsi="Cambria" w:cs="Times New Roman"/>
          <w:sz w:val="20"/>
          <w:szCs w:val="20"/>
          <w:lang w:val="en-US"/>
        </w:rPr>
      </w:pPr>
    </w:p>
    <w:p w14:paraId="62CC00A1" w14:textId="4064AE33" w:rsidR="006B5815" w:rsidRPr="006B5815" w:rsidRDefault="006B5815" w:rsidP="00A20B94">
      <w:pPr>
        <w:rPr>
          <w:rFonts w:ascii="Cambria" w:hAnsi="Cambria" w:cs="Times New Roman"/>
          <w:sz w:val="20"/>
          <w:szCs w:val="20"/>
          <w:lang w:val="en-US"/>
        </w:rPr>
      </w:pPr>
      <w:commentRangeStart w:id="4"/>
      <w:r w:rsidRPr="006B5815">
        <w:rPr>
          <w:rFonts w:ascii="Cambria" w:hAnsi="Cambria" w:cs="Times New Roman"/>
          <w:b/>
          <w:bCs/>
          <w:color w:val="000000"/>
          <w:sz w:val="20"/>
          <w:szCs w:val="20"/>
          <w:lang w:val="en-US"/>
        </w:rPr>
        <w:t>Abstract</w:t>
      </w:r>
      <w:commentRangeEnd w:id="4"/>
      <w:r w:rsidR="004A5EA6">
        <w:rPr>
          <w:rStyle w:val="CommentReference"/>
        </w:rPr>
        <w:commentReference w:id="4"/>
      </w:r>
      <w:r w:rsidRPr="006B5815">
        <w:rPr>
          <w:rFonts w:ascii="Cambria" w:hAnsi="Cambria" w:cs="Times New Roman"/>
          <w:b/>
          <w:bCs/>
          <w:color w:val="000000"/>
          <w:sz w:val="20"/>
          <w:szCs w:val="20"/>
          <w:lang w:val="en-US"/>
        </w:rPr>
        <w:t xml:space="preserve">. </w:t>
      </w:r>
      <w:commentRangeStart w:id="5"/>
      <w:r w:rsidRPr="006B5815">
        <w:rPr>
          <w:rFonts w:ascii="Cambria" w:hAnsi="Cambria" w:cs="Times New Roman"/>
          <w:color w:val="000000"/>
          <w:sz w:val="20"/>
          <w:szCs w:val="20"/>
          <w:lang w:val="en-US"/>
        </w:rPr>
        <w:t>Group composition can have profound effects on the behavior and function of social groups, but few social systems afford sufficient control over group composition to precisely quantify those effects</w:t>
      </w:r>
      <w:commentRangeEnd w:id="5"/>
      <w:r w:rsidR="005B1547">
        <w:rPr>
          <w:rStyle w:val="CommentReference"/>
        </w:rPr>
        <w:commentReference w:id="5"/>
      </w:r>
      <w:r w:rsidRPr="006B5815">
        <w:rPr>
          <w:rFonts w:ascii="Cambria" w:hAnsi="Cambria" w:cs="Times New Roman"/>
          <w:color w:val="000000"/>
          <w:sz w:val="20"/>
          <w:szCs w:val="20"/>
          <w:lang w:val="en-US"/>
        </w:rPr>
        <w:t xml:space="preserve">. Here, we analyze the relationship between group composition and division of labor in a social insect with unique experimental amenability, the clonal raider ant. We use automated behavioral tracking to quantify division of labor in 120 experimental colonies with controlled variation in genetic, demographic, and morphological composition, three of the main factors affecting behavior in social insects. </w:t>
      </w:r>
      <w:commentRangeStart w:id="6"/>
      <w:r w:rsidRPr="006B5815">
        <w:rPr>
          <w:rFonts w:ascii="Cambria" w:hAnsi="Cambria" w:cs="Times New Roman"/>
          <w:color w:val="000000"/>
          <w:sz w:val="20"/>
          <w:szCs w:val="20"/>
          <w:lang w:val="en-US"/>
        </w:rPr>
        <w:t xml:space="preserve">We find that heterogeneity in colony composition generates patterns of behavioral organization that cannot </w:t>
      </w:r>
      <w:proofErr w:type="gramStart"/>
      <w:r w:rsidRPr="006B5815">
        <w:rPr>
          <w:rFonts w:ascii="Cambria" w:hAnsi="Cambria" w:cs="Times New Roman"/>
          <w:color w:val="000000"/>
          <w:sz w:val="20"/>
          <w:szCs w:val="20"/>
          <w:lang w:val="en-US"/>
        </w:rPr>
        <w:t>be inferred</w:t>
      </w:r>
      <w:proofErr w:type="gramEnd"/>
      <w:r w:rsidRPr="006B5815">
        <w:rPr>
          <w:rFonts w:ascii="Cambria" w:hAnsi="Cambria" w:cs="Times New Roman"/>
          <w:color w:val="000000"/>
          <w:sz w:val="20"/>
          <w:szCs w:val="20"/>
          <w:lang w:val="en-US"/>
        </w:rPr>
        <w:t xml:space="preserve"> from the behavior of homogeneous colonies or from the intuitive predictions </w:t>
      </w:r>
      <w:commentRangeStart w:id="7"/>
      <w:r w:rsidRPr="006B5815">
        <w:rPr>
          <w:rFonts w:ascii="Cambria" w:hAnsi="Cambria" w:cs="Times New Roman"/>
          <w:color w:val="000000"/>
          <w:sz w:val="20"/>
          <w:szCs w:val="20"/>
          <w:lang w:val="en-US"/>
        </w:rPr>
        <w:t>of a commonly used model for division of labor</w:t>
      </w:r>
      <w:commentRangeEnd w:id="7"/>
      <w:r w:rsidR="009B4F99">
        <w:rPr>
          <w:rStyle w:val="CommentReference"/>
        </w:rPr>
        <w:commentReference w:id="7"/>
      </w:r>
      <w:r w:rsidRPr="006B5815">
        <w:rPr>
          <w:rFonts w:ascii="Cambria" w:hAnsi="Cambria" w:cs="Times New Roman"/>
          <w:color w:val="000000"/>
          <w:sz w:val="20"/>
          <w:szCs w:val="20"/>
          <w:lang w:val="en-US"/>
        </w:rPr>
        <w:t xml:space="preserve">. </w:t>
      </w:r>
      <w:del w:id="8" w:author="Daniel Kronauer" w:date="2019-07-08T11:50:00Z">
        <w:r w:rsidRPr="006B5815" w:rsidDel="009B4F99">
          <w:rPr>
            <w:rFonts w:ascii="Cambria" w:hAnsi="Cambria" w:cs="Times New Roman"/>
            <w:color w:val="000000"/>
            <w:sz w:val="20"/>
            <w:szCs w:val="20"/>
            <w:lang w:val="en-US"/>
          </w:rPr>
          <w:delText>Instead</w:delText>
        </w:r>
      </w:del>
      <w:ins w:id="9" w:author="Daniel Kronauer" w:date="2019-07-08T11:50:00Z">
        <w:r w:rsidR="009B4F99">
          <w:rPr>
            <w:rFonts w:ascii="Cambria" w:hAnsi="Cambria" w:cs="Times New Roman"/>
            <w:color w:val="000000"/>
            <w:sz w:val="20"/>
            <w:szCs w:val="20"/>
            <w:lang w:val="en-US"/>
          </w:rPr>
          <w:t>However</w:t>
        </w:r>
      </w:ins>
      <w:r w:rsidRPr="006B5815">
        <w:rPr>
          <w:rFonts w:ascii="Cambria" w:hAnsi="Cambria" w:cs="Times New Roman"/>
          <w:color w:val="000000"/>
          <w:sz w:val="20"/>
          <w:szCs w:val="20"/>
          <w:lang w:val="en-US"/>
        </w:rPr>
        <w:t xml:space="preserve">, these patterns can </w:t>
      </w:r>
      <w:proofErr w:type="gramStart"/>
      <w:r w:rsidRPr="006B5815">
        <w:rPr>
          <w:rFonts w:ascii="Cambria" w:hAnsi="Cambria" w:cs="Times New Roman"/>
          <w:color w:val="000000"/>
          <w:sz w:val="20"/>
          <w:szCs w:val="20"/>
          <w:lang w:val="en-US"/>
        </w:rPr>
        <w:t>be explained</w:t>
      </w:r>
      <w:proofErr w:type="gramEnd"/>
      <w:r w:rsidRPr="006B5815">
        <w:rPr>
          <w:rFonts w:ascii="Cambria" w:hAnsi="Cambria" w:cs="Times New Roman"/>
          <w:color w:val="000000"/>
          <w:sz w:val="20"/>
          <w:szCs w:val="20"/>
          <w:lang w:val="en-US"/>
        </w:rPr>
        <w:t xml:space="preserve"> by </w:t>
      </w:r>
      <w:del w:id="10" w:author="Daniel Kronauer" w:date="2019-07-08T11:50:00Z">
        <w:r w:rsidRPr="006B5815" w:rsidDel="009B4F99">
          <w:rPr>
            <w:rFonts w:ascii="Cambria" w:hAnsi="Cambria" w:cs="Times New Roman"/>
            <w:color w:val="000000"/>
            <w:sz w:val="20"/>
            <w:szCs w:val="20"/>
            <w:lang w:val="en-US"/>
          </w:rPr>
          <w:delText>introducing</w:delText>
        </w:r>
      </w:del>
      <w:ins w:id="11" w:author="Daniel Kronauer" w:date="2019-07-08T11:50:00Z">
        <w:r w:rsidR="009B4F99">
          <w:rPr>
            <w:rFonts w:ascii="Cambria" w:hAnsi="Cambria" w:cs="Times New Roman"/>
            <w:color w:val="000000"/>
            <w:sz w:val="20"/>
            <w:szCs w:val="20"/>
            <w:lang w:val="en-US"/>
          </w:rPr>
          <w:t>considering</w:t>
        </w:r>
      </w:ins>
      <w:r w:rsidRPr="006B5815">
        <w:rPr>
          <w:rFonts w:ascii="Cambria" w:hAnsi="Cambria" w:cs="Times New Roman"/>
          <w:color w:val="000000"/>
          <w:sz w:val="20"/>
          <w:szCs w:val="20"/>
          <w:lang w:val="en-US"/>
        </w:rPr>
        <w:t xml:space="preserve"> factors that are empirically documented but theoretically rarely considered, such as variation in task efficiency or interactions between task demand from the brood and task performance by workers. With these biologically realistic sources of variation, theory can capture the full spectrum of behavioral organization observed across experimental colonies containing different types and amounts of heterogeneity. </w:t>
      </w:r>
      <w:commentRangeEnd w:id="6"/>
      <w:r w:rsidR="009B4F99">
        <w:rPr>
          <w:rStyle w:val="CommentReference"/>
        </w:rPr>
        <w:commentReference w:id="6"/>
      </w:r>
      <w:r w:rsidRPr="006B5815">
        <w:rPr>
          <w:rFonts w:ascii="Cambria" w:hAnsi="Cambria" w:cs="Times New Roman"/>
          <w:color w:val="000000"/>
          <w:sz w:val="20"/>
          <w:szCs w:val="20"/>
          <w:lang w:val="en-US"/>
        </w:rPr>
        <w:t> </w:t>
      </w:r>
    </w:p>
    <w:p w14:paraId="4740FF1F" w14:textId="77777777" w:rsidR="006B5815" w:rsidRPr="006B5815" w:rsidRDefault="006B5815" w:rsidP="00A20B94">
      <w:pPr>
        <w:rPr>
          <w:rFonts w:ascii="Cambria" w:eastAsia="Times New Roman" w:hAnsi="Cambria" w:cs="Times New Roman"/>
          <w:sz w:val="20"/>
          <w:szCs w:val="20"/>
          <w:lang w:val="en-US"/>
        </w:rPr>
      </w:pPr>
    </w:p>
    <w:p w14:paraId="238831EA"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 xml:space="preserve">Main text. </w:t>
      </w:r>
      <w:r w:rsidRPr="006B5815">
        <w:rPr>
          <w:rFonts w:ascii="Cambria" w:hAnsi="Cambria" w:cs="Times New Roman"/>
          <w:color w:val="000000"/>
          <w:sz w:val="20"/>
          <w:szCs w:val="20"/>
          <w:lang w:val="en-US"/>
        </w:rPr>
        <w:t xml:space="preserve">Many of the collective behaviors displayed by animal groups (e.g., flocks of birds, traffic jams) can </w:t>
      </w:r>
      <w:proofErr w:type="gramStart"/>
      <w:r w:rsidRPr="006B5815">
        <w:rPr>
          <w:rFonts w:ascii="Cambria" w:hAnsi="Cambria" w:cs="Times New Roman"/>
          <w:color w:val="000000"/>
          <w:sz w:val="20"/>
          <w:szCs w:val="20"/>
          <w:lang w:val="en-US"/>
        </w:rPr>
        <w:t>be explained</w:t>
      </w:r>
      <w:proofErr w:type="gramEnd"/>
      <w:r w:rsidRPr="006B5815">
        <w:rPr>
          <w:rFonts w:ascii="Cambria" w:hAnsi="Cambria" w:cs="Times New Roman"/>
          <w:color w:val="000000"/>
          <w:sz w:val="20"/>
          <w:szCs w:val="20"/>
          <w:lang w:val="en-US"/>
        </w:rPr>
        <w:t xml:space="preserve"> by self-organization principles governed by simple individual-level behavioral rules. These principles often rely on the amplification of underlying fluctuations, or heterogeneity between group members </w:t>
      </w:r>
      <w:hyperlink r:id="rId9" w:history="1">
        <w:r w:rsidRPr="00A20B94">
          <w:rPr>
            <w:rFonts w:ascii="Cambria" w:hAnsi="Cambria" w:cs="Times New Roman"/>
            <w:color w:val="000000"/>
            <w:sz w:val="20"/>
            <w:szCs w:val="20"/>
            <w:u w:val="single"/>
            <w:lang w:val="en-US"/>
          </w:rPr>
          <w:t>(1)</w:t>
        </w:r>
      </w:hyperlink>
      <w:r w:rsidRPr="006B5815">
        <w:rPr>
          <w:rFonts w:ascii="Cambria" w:hAnsi="Cambria" w:cs="Times New Roman"/>
          <w:color w:val="000000"/>
          <w:sz w:val="20"/>
          <w:szCs w:val="20"/>
          <w:lang w:val="en-US"/>
        </w:rPr>
        <w:t xml:space="preserve">. Experimental tests of the influence of group heterogeneity on collective behavior </w:t>
      </w:r>
      <w:proofErr w:type="gramStart"/>
      <w:r w:rsidRPr="006B5815">
        <w:rPr>
          <w:rFonts w:ascii="Cambria" w:hAnsi="Cambria" w:cs="Times New Roman"/>
          <w:color w:val="000000"/>
          <w:sz w:val="20"/>
          <w:szCs w:val="20"/>
          <w:lang w:val="en-US"/>
        </w:rPr>
        <w:t>are needed</w:t>
      </w:r>
      <w:proofErr w:type="gramEnd"/>
      <w:r w:rsidRPr="006B5815">
        <w:rPr>
          <w:rFonts w:ascii="Cambria" w:hAnsi="Cambria" w:cs="Times New Roman"/>
          <w:color w:val="000000"/>
          <w:sz w:val="20"/>
          <w:szCs w:val="20"/>
          <w:lang w:val="en-US"/>
        </w:rPr>
        <w:t xml:space="preserve">, but complicated by the limited availability of systems allowing to precisely manipulate group composition and by the technical challenges associated with measuring individual behavior in groups </w:t>
      </w:r>
      <w:hyperlink r:id="rId10" w:history="1">
        <w:r w:rsidRPr="00A20B94">
          <w:rPr>
            <w:rFonts w:ascii="Cambria" w:hAnsi="Cambria" w:cs="Times New Roman"/>
            <w:color w:val="000000"/>
            <w:sz w:val="20"/>
            <w:szCs w:val="20"/>
            <w:u w:val="single"/>
            <w:lang w:val="en-US"/>
          </w:rPr>
          <w:t>(2)</w:t>
        </w:r>
      </w:hyperlink>
      <w:r w:rsidRPr="006B5815">
        <w:rPr>
          <w:rFonts w:ascii="Cambria" w:hAnsi="Cambria" w:cs="Times New Roman"/>
          <w:color w:val="000000"/>
          <w:sz w:val="20"/>
          <w:szCs w:val="20"/>
          <w:lang w:val="en-US"/>
        </w:rPr>
        <w:t>.</w:t>
      </w:r>
    </w:p>
    <w:p w14:paraId="3AEF95D4" w14:textId="77777777" w:rsidR="006B5815" w:rsidRPr="006B5815" w:rsidRDefault="006B5815" w:rsidP="00A20B94">
      <w:pPr>
        <w:rPr>
          <w:rFonts w:ascii="Cambria" w:eastAsia="Times New Roman" w:hAnsi="Cambria" w:cs="Times New Roman"/>
          <w:sz w:val="20"/>
          <w:szCs w:val="20"/>
          <w:lang w:val="en-US"/>
        </w:rPr>
      </w:pPr>
    </w:p>
    <w:p w14:paraId="1453CC39" w14:textId="7470AD84"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shd w:val="clear" w:color="auto" w:fill="FFFFFF"/>
          <w:lang w:val="en-US"/>
        </w:rPr>
        <w:t xml:space="preserve">Social insect colonies are striking examples of highly integrated, complex social systems that </w:t>
      </w:r>
      <w:proofErr w:type="gramStart"/>
      <w:r w:rsidRPr="006B5815">
        <w:rPr>
          <w:rFonts w:ascii="Cambria" w:hAnsi="Cambria" w:cs="Times New Roman"/>
          <w:color w:val="000000"/>
          <w:sz w:val="20"/>
          <w:szCs w:val="20"/>
          <w:shd w:val="clear" w:color="auto" w:fill="FFFFFF"/>
          <w:lang w:val="en-US"/>
        </w:rPr>
        <w:t>are able to</w:t>
      </w:r>
      <w:proofErr w:type="gramEnd"/>
      <w:r w:rsidRPr="006B5815">
        <w:rPr>
          <w:rFonts w:ascii="Cambria" w:hAnsi="Cambria" w:cs="Times New Roman"/>
          <w:color w:val="000000"/>
          <w:sz w:val="20"/>
          <w:szCs w:val="20"/>
          <w:shd w:val="clear" w:color="auto" w:fill="FFFFFF"/>
          <w:lang w:val="en-US"/>
        </w:rPr>
        <w:t xml:space="preserve"> self-regulate without centralized control</w:t>
      </w:r>
      <w:r w:rsidRPr="006B5815">
        <w:rPr>
          <w:rFonts w:ascii="Cambria" w:hAnsi="Cambria" w:cs="Times New Roman"/>
          <w:color w:val="000000"/>
          <w:sz w:val="20"/>
          <w:szCs w:val="20"/>
          <w:lang w:val="en-US"/>
        </w:rPr>
        <w:t xml:space="preserve">. Social insects are also experimentally amenable, and have emerged as powerful systems to study collective behavior and social dynamics. Colonies of </w:t>
      </w:r>
      <w:proofErr w:type="gramStart"/>
      <w:r w:rsidRPr="006B5815">
        <w:rPr>
          <w:rFonts w:ascii="Cambria" w:hAnsi="Cambria" w:cs="Times New Roman"/>
          <w:color w:val="000000"/>
          <w:sz w:val="20"/>
          <w:szCs w:val="20"/>
          <w:lang w:val="en-US"/>
        </w:rPr>
        <w:t>social  insects</w:t>
      </w:r>
      <w:proofErr w:type="gramEnd"/>
      <w:r w:rsidRPr="006B5815">
        <w:rPr>
          <w:rFonts w:ascii="Cambria" w:hAnsi="Cambria" w:cs="Times New Roman"/>
          <w:color w:val="000000"/>
          <w:sz w:val="20"/>
          <w:szCs w:val="20"/>
          <w:lang w:val="en-US"/>
        </w:rPr>
        <w:t xml:space="preserve"> typically contain a large and heterogeneous workforce composed of individuals that differ in age, genotype, and/or morphology. These individual traits have repeatedly </w:t>
      </w:r>
      <w:proofErr w:type="gramStart"/>
      <w:r w:rsidRPr="006B5815">
        <w:rPr>
          <w:rFonts w:ascii="Cambria" w:hAnsi="Cambria" w:cs="Times New Roman"/>
          <w:color w:val="000000"/>
          <w:sz w:val="20"/>
          <w:szCs w:val="20"/>
          <w:lang w:val="en-US"/>
        </w:rPr>
        <w:t>been reported</w:t>
      </w:r>
      <w:proofErr w:type="gramEnd"/>
      <w:r w:rsidRPr="006B5815">
        <w:rPr>
          <w:rFonts w:ascii="Cambria" w:hAnsi="Cambria" w:cs="Times New Roman"/>
          <w:color w:val="000000"/>
          <w:sz w:val="20"/>
          <w:szCs w:val="20"/>
          <w:lang w:val="en-US"/>
        </w:rPr>
        <w:t xml:space="preserve"> to correlate with individual task performance </w:t>
      </w:r>
      <w:hyperlink r:id="rId11" w:history="1">
        <w:r w:rsidRPr="00A20B94">
          <w:rPr>
            <w:rFonts w:ascii="Cambria" w:hAnsi="Cambria" w:cs="Times New Roman"/>
            <w:color w:val="000000"/>
            <w:sz w:val="20"/>
            <w:szCs w:val="20"/>
            <w:u w:val="single"/>
            <w:lang w:val="en-US"/>
          </w:rPr>
          <w:t>(3, 4)</w:t>
        </w:r>
      </w:hyperlink>
      <w:r w:rsidRPr="006B5815">
        <w:rPr>
          <w:rFonts w:ascii="Cambria" w:hAnsi="Cambria" w:cs="Times New Roman"/>
          <w:color w:val="000000"/>
          <w:sz w:val="20"/>
          <w:szCs w:val="20"/>
          <w:lang w:val="en-US"/>
        </w:rPr>
        <w:t xml:space="preserve">. For example, older workers typically engage in </w:t>
      </w:r>
      <w:proofErr w:type="spellStart"/>
      <w:r w:rsidRPr="006B5815">
        <w:rPr>
          <w:rFonts w:ascii="Cambria" w:hAnsi="Cambria" w:cs="Times New Roman"/>
          <w:color w:val="000000"/>
          <w:sz w:val="20"/>
          <w:szCs w:val="20"/>
          <w:lang w:val="en-US"/>
        </w:rPr>
        <w:t>extranidal</w:t>
      </w:r>
      <w:proofErr w:type="spellEnd"/>
      <w:r w:rsidRPr="006B5815">
        <w:rPr>
          <w:rFonts w:ascii="Cambria" w:hAnsi="Cambria" w:cs="Times New Roman"/>
          <w:color w:val="000000"/>
          <w:sz w:val="20"/>
          <w:szCs w:val="20"/>
          <w:lang w:val="en-US"/>
        </w:rPr>
        <w:t xml:space="preserve"> tasks like foraging, while younger workers disproportionately engage in </w:t>
      </w:r>
      <w:proofErr w:type="spellStart"/>
      <w:r w:rsidRPr="006B5815">
        <w:rPr>
          <w:rFonts w:ascii="Cambria" w:hAnsi="Cambria" w:cs="Times New Roman"/>
          <w:color w:val="000000"/>
          <w:sz w:val="20"/>
          <w:szCs w:val="20"/>
          <w:lang w:val="en-US"/>
        </w:rPr>
        <w:t>intranidal</w:t>
      </w:r>
      <w:proofErr w:type="spellEnd"/>
      <w:r w:rsidRPr="006B5815">
        <w:rPr>
          <w:rFonts w:ascii="Cambria" w:hAnsi="Cambria" w:cs="Times New Roman"/>
          <w:color w:val="000000"/>
          <w:sz w:val="20"/>
          <w:szCs w:val="20"/>
          <w:lang w:val="en-US"/>
        </w:rPr>
        <w:t xml:space="preserve"> tasks like nursing </w:t>
      </w:r>
      <w:hyperlink r:id="rId12" w:history="1">
        <w:r w:rsidRPr="00A20B94">
          <w:rPr>
            <w:rFonts w:ascii="Cambria" w:hAnsi="Cambria" w:cs="Times New Roman"/>
            <w:color w:val="000000"/>
            <w:sz w:val="20"/>
            <w:szCs w:val="20"/>
            <w:u w:val="single"/>
            <w:lang w:val="en-US"/>
          </w:rPr>
          <w:t>(5–8)</w:t>
        </w:r>
      </w:hyperlink>
      <w:r w:rsidRPr="006B5815">
        <w:rPr>
          <w:rFonts w:ascii="Cambria" w:hAnsi="Cambria" w:cs="Times New Roman"/>
          <w:color w:val="000000"/>
          <w:sz w:val="20"/>
          <w:szCs w:val="20"/>
          <w:lang w:val="en-US"/>
        </w:rPr>
        <w:t xml:space="preserve">. Similarly, workers from different </w:t>
      </w:r>
      <w:proofErr w:type="spellStart"/>
      <w:r w:rsidRPr="006B5815">
        <w:rPr>
          <w:rFonts w:ascii="Cambria" w:hAnsi="Cambria" w:cs="Times New Roman"/>
          <w:color w:val="000000"/>
          <w:sz w:val="20"/>
          <w:szCs w:val="20"/>
          <w:lang w:val="en-US"/>
        </w:rPr>
        <w:t>patrilines</w:t>
      </w:r>
      <w:proofErr w:type="spellEnd"/>
      <w:r w:rsidRPr="006B5815">
        <w:rPr>
          <w:rFonts w:ascii="Cambria" w:hAnsi="Cambria" w:cs="Times New Roman"/>
          <w:color w:val="000000"/>
          <w:sz w:val="20"/>
          <w:szCs w:val="20"/>
          <w:lang w:val="en-US"/>
        </w:rPr>
        <w:t xml:space="preserve"> </w:t>
      </w:r>
      <w:hyperlink r:id="rId13" w:history="1">
        <w:r w:rsidRPr="00A20B94">
          <w:rPr>
            <w:rFonts w:ascii="Cambria" w:hAnsi="Cambria" w:cs="Times New Roman"/>
            <w:color w:val="000000"/>
            <w:sz w:val="20"/>
            <w:szCs w:val="20"/>
            <w:u w:val="single"/>
            <w:lang w:val="en-US"/>
          </w:rPr>
          <w:t>(9, 10)</w:t>
        </w:r>
      </w:hyperlink>
      <w:r w:rsidRPr="006B5815">
        <w:rPr>
          <w:rFonts w:ascii="Cambria" w:hAnsi="Cambria" w:cs="Times New Roman"/>
          <w:color w:val="000000"/>
          <w:sz w:val="20"/>
          <w:szCs w:val="20"/>
          <w:lang w:val="en-US"/>
        </w:rPr>
        <w:t xml:space="preserve"> or </w:t>
      </w:r>
      <w:proofErr w:type="spellStart"/>
      <w:r w:rsidRPr="006B5815">
        <w:rPr>
          <w:rFonts w:ascii="Cambria" w:hAnsi="Cambria" w:cs="Times New Roman"/>
          <w:color w:val="000000"/>
          <w:sz w:val="20"/>
          <w:szCs w:val="20"/>
          <w:lang w:val="en-US"/>
        </w:rPr>
        <w:t>matrilines</w:t>
      </w:r>
      <w:proofErr w:type="spellEnd"/>
      <w:r w:rsidRPr="006B5815">
        <w:rPr>
          <w:rFonts w:ascii="Cambria" w:hAnsi="Cambria" w:cs="Times New Roman"/>
          <w:color w:val="000000"/>
          <w:sz w:val="20"/>
          <w:szCs w:val="20"/>
          <w:lang w:val="en-US"/>
        </w:rPr>
        <w:t xml:space="preserve"> </w:t>
      </w:r>
      <w:hyperlink r:id="rId14" w:history="1">
        <w:r w:rsidRPr="00A20B94">
          <w:rPr>
            <w:rFonts w:ascii="Cambria" w:hAnsi="Cambria" w:cs="Times New Roman"/>
            <w:color w:val="000000"/>
            <w:sz w:val="20"/>
            <w:szCs w:val="20"/>
            <w:u w:val="single"/>
            <w:lang w:val="en-US"/>
          </w:rPr>
          <w:t>(11)</w:t>
        </w:r>
      </w:hyperlink>
      <w:r w:rsidRPr="006B5815">
        <w:rPr>
          <w:rFonts w:ascii="Cambria" w:hAnsi="Cambria" w:cs="Times New Roman"/>
          <w:color w:val="000000"/>
          <w:sz w:val="20"/>
          <w:szCs w:val="20"/>
          <w:lang w:val="en-US"/>
        </w:rPr>
        <w:t xml:space="preserve"> can vary in behavioral </w:t>
      </w:r>
      <w:del w:id="12" w:author="Daniel Kronauer" w:date="2019-07-08T11:52:00Z">
        <w:r w:rsidRPr="006B5815" w:rsidDel="009B4F99">
          <w:rPr>
            <w:rFonts w:ascii="Cambria" w:hAnsi="Cambria" w:cs="Times New Roman"/>
            <w:color w:val="000000"/>
            <w:sz w:val="20"/>
            <w:szCs w:val="20"/>
            <w:lang w:val="en-US"/>
          </w:rPr>
          <w:delText>repertoire</w:delText>
        </w:r>
      </w:del>
      <w:ins w:id="13" w:author="Daniel Kronauer" w:date="2019-07-08T11:52:00Z">
        <w:r w:rsidR="009B4F99">
          <w:rPr>
            <w:rFonts w:ascii="Cambria" w:hAnsi="Cambria" w:cs="Times New Roman"/>
            <w:color w:val="000000"/>
            <w:sz w:val="20"/>
            <w:szCs w:val="20"/>
            <w:lang w:val="en-US"/>
          </w:rPr>
          <w:t>propensities</w:t>
        </w:r>
      </w:ins>
      <w:r w:rsidRPr="006B5815">
        <w:rPr>
          <w:rFonts w:ascii="Cambria" w:hAnsi="Cambria" w:cs="Times New Roman"/>
          <w:color w:val="000000"/>
          <w:sz w:val="20"/>
          <w:szCs w:val="20"/>
          <w:lang w:val="en-US"/>
        </w:rPr>
        <w:t xml:space="preserve">.  Finally, worker morphology (e.g., size) correlates with task performance, both in species with and without discrete morphological castes </w:t>
      </w:r>
      <w:hyperlink r:id="rId15" w:history="1">
        <w:r w:rsidRPr="00A20B94">
          <w:rPr>
            <w:rFonts w:ascii="Cambria" w:hAnsi="Cambria" w:cs="Times New Roman"/>
            <w:color w:val="000000"/>
            <w:sz w:val="20"/>
            <w:szCs w:val="20"/>
            <w:u w:val="single"/>
            <w:lang w:val="en-US"/>
          </w:rPr>
          <w:t>(9, 12)</w:t>
        </w:r>
      </w:hyperlink>
      <w:r w:rsidRPr="006B5815">
        <w:rPr>
          <w:rFonts w:ascii="Cambria" w:hAnsi="Cambria" w:cs="Times New Roman"/>
          <w:color w:val="000000"/>
          <w:sz w:val="20"/>
          <w:szCs w:val="20"/>
          <w:lang w:val="en-US"/>
        </w:rPr>
        <w:t xml:space="preserve">. A key colony trait, division of labor, has long </w:t>
      </w:r>
      <w:proofErr w:type="gramStart"/>
      <w:r w:rsidRPr="006B5815">
        <w:rPr>
          <w:rFonts w:ascii="Cambria" w:hAnsi="Cambria" w:cs="Times New Roman"/>
          <w:color w:val="000000"/>
          <w:sz w:val="20"/>
          <w:szCs w:val="20"/>
          <w:lang w:val="en-US"/>
        </w:rPr>
        <w:t>been thought</w:t>
      </w:r>
      <w:proofErr w:type="gramEnd"/>
      <w:r w:rsidRPr="006B5815">
        <w:rPr>
          <w:rFonts w:ascii="Cambria" w:hAnsi="Cambria" w:cs="Times New Roman"/>
          <w:color w:val="000000"/>
          <w:sz w:val="20"/>
          <w:szCs w:val="20"/>
          <w:lang w:val="en-US"/>
        </w:rPr>
        <w:t xml:space="preserve"> to depend on colony composition, and specifically, to rely on workforce heterogeneity. However, the inherent complexity of social insect colonies often makes their composition intractable. As a result, few experimental studies have comprehensively measured the influence of group composition on division of labor </w:t>
      </w:r>
      <w:hyperlink r:id="rId16" w:history="1">
        <w:r w:rsidRPr="00A20B94">
          <w:rPr>
            <w:rFonts w:ascii="Cambria" w:hAnsi="Cambria" w:cs="Times New Roman"/>
            <w:color w:val="000000"/>
            <w:sz w:val="20"/>
            <w:szCs w:val="20"/>
            <w:u w:val="single"/>
            <w:lang w:val="en-US"/>
          </w:rPr>
          <w:t>(13)</w:t>
        </w:r>
      </w:hyperlink>
      <w:r w:rsidRPr="006B5815">
        <w:rPr>
          <w:rFonts w:ascii="Cambria" w:hAnsi="Cambria" w:cs="Times New Roman"/>
          <w:color w:val="000000"/>
          <w:sz w:val="20"/>
          <w:szCs w:val="20"/>
          <w:lang w:val="en-US"/>
        </w:rPr>
        <w:t xml:space="preserve">, limiting our understanding of how the properties of individual group members affect group-level behavior, and conversely, how colony composition affects individual behavior. Finally, the results of empirical studies on inter-individual behavioral variation have so far overwhelmingly been discussed in the context of variation in individual response thresholds, while the significance of other parameters of individual behavior, such as task performance efficiency or duration, has been largely overlooked, despite empirical evidence for inter-individual variation in these traits (efficiency </w:t>
      </w:r>
      <w:hyperlink r:id="rId17" w:history="1">
        <w:r w:rsidRPr="00A20B94">
          <w:rPr>
            <w:rFonts w:ascii="Cambria" w:hAnsi="Cambria" w:cs="Times New Roman"/>
            <w:color w:val="000000"/>
            <w:sz w:val="20"/>
            <w:szCs w:val="20"/>
            <w:u w:val="single"/>
            <w:lang w:val="en-US"/>
          </w:rPr>
          <w:t>(14–16)</w:t>
        </w:r>
      </w:hyperlink>
      <w:r w:rsidRPr="006B5815">
        <w:rPr>
          <w:rFonts w:ascii="Cambria" w:hAnsi="Cambria" w:cs="Times New Roman"/>
          <w:color w:val="000000"/>
          <w:sz w:val="20"/>
          <w:szCs w:val="20"/>
          <w:lang w:val="en-US"/>
        </w:rPr>
        <w:t xml:space="preserve">, duration </w:t>
      </w:r>
      <w:hyperlink r:id="rId18" w:history="1">
        <w:r w:rsidRPr="00A20B94">
          <w:rPr>
            <w:rFonts w:ascii="Cambria" w:hAnsi="Cambria" w:cs="Times New Roman"/>
            <w:color w:val="000000"/>
            <w:sz w:val="20"/>
            <w:szCs w:val="20"/>
            <w:u w:val="single"/>
            <w:lang w:val="en-US"/>
          </w:rPr>
          <w:t>(17)</w:t>
        </w:r>
      </w:hyperlink>
      <w:r w:rsidRPr="006B5815">
        <w:rPr>
          <w:rFonts w:ascii="Cambria" w:hAnsi="Cambria" w:cs="Times New Roman"/>
          <w:color w:val="000000"/>
          <w:sz w:val="20"/>
          <w:szCs w:val="20"/>
          <w:lang w:val="en-US"/>
        </w:rPr>
        <w:t>).</w:t>
      </w:r>
    </w:p>
    <w:p w14:paraId="6DCE50E4" w14:textId="77777777" w:rsidR="006B5815" w:rsidRPr="006B5815" w:rsidRDefault="006B5815" w:rsidP="00A20B94">
      <w:pPr>
        <w:rPr>
          <w:rFonts w:ascii="Cambria" w:eastAsia="Times New Roman" w:hAnsi="Cambria" w:cs="Times New Roman"/>
          <w:sz w:val="20"/>
          <w:szCs w:val="20"/>
          <w:lang w:val="en-US"/>
        </w:rPr>
      </w:pPr>
    </w:p>
    <w:p w14:paraId="1F021EC9" w14:textId="07ED468E"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lang w:val="en-US"/>
        </w:rPr>
        <w:t>To overcome the practical challenges associated with studying complex social systems, we capitalize on the advantages of the clonal raider ant (</w:t>
      </w:r>
      <w:r w:rsidRPr="006B5815">
        <w:rPr>
          <w:rFonts w:ascii="Cambria" w:hAnsi="Cambria" w:cs="Times New Roman"/>
          <w:i/>
          <w:iCs/>
          <w:color w:val="000000"/>
          <w:sz w:val="20"/>
          <w:szCs w:val="20"/>
          <w:lang w:val="en-US"/>
        </w:rPr>
        <w:t>Ooceraea biroi</w:t>
      </w:r>
      <w:r w:rsidRPr="006B5815">
        <w:rPr>
          <w:rFonts w:ascii="Cambria" w:hAnsi="Cambria" w:cs="Times New Roman"/>
          <w:color w:val="000000"/>
          <w:sz w:val="20"/>
          <w:szCs w:val="20"/>
          <w:lang w:val="en-US"/>
        </w:rPr>
        <w:t xml:space="preserve">), a novel experimental system whose unique biology affords precise control over the main aspects of colony composition that </w:t>
      </w:r>
      <w:proofErr w:type="gramStart"/>
      <w:r w:rsidRPr="006B5815">
        <w:rPr>
          <w:rFonts w:ascii="Cambria" w:hAnsi="Cambria" w:cs="Times New Roman"/>
          <w:color w:val="000000"/>
          <w:sz w:val="20"/>
          <w:szCs w:val="20"/>
          <w:lang w:val="en-US"/>
        </w:rPr>
        <w:t>are thought</w:t>
      </w:r>
      <w:proofErr w:type="gramEnd"/>
      <w:r w:rsidRPr="006B5815">
        <w:rPr>
          <w:rFonts w:ascii="Cambria" w:hAnsi="Cambria" w:cs="Times New Roman"/>
          <w:color w:val="000000"/>
          <w:sz w:val="20"/>
          <w:szCs w:val="20"/>
          <w:lang w:val="en-US"/>
        </w:rPr>
        <w:t xml:space="preserve"> to affect individual- and group-level behavior in social insects. Colonies of clonal raider ants are </w:t>
      </w:r>
      <w:proofErr w:type="spellStart"/>
      <w:r w:rsidRPr="006B5815">
        <w:rPr>
          <w:rFonts w:ascii="Cambria" w:hAnsi="Cambria" w:cs="Times New Roman"/>
          <w:color w:val="000000"/>
          <w:sz w:val="20"/>
          <w:szCs w:val="20"/>
          <w:lang w:val="en-US"/>
        </w:rPr>
        <w:t>queenless</w:t>
      </w:r>
      <w:proofErr w:type="spellEnd"/>
      <w:r w:rsidRPr="006B5815">
        <w:rPr>
          <w:rFonts w:ascii="Cambria" w:hAnsi="Cambria" w:cs="Times New Roman"/>
          <w:color w:val="000000"/>
          <w:sz w:val="20"/>
          <w:szCs w:val="20"/>
          <w:lang w:val="en-US"/>
        </w:rPr>
        <w:t xml:space="preserve"> and exclusively composed of workers that reproduce clonally and synchronously, meaning all adults within a colony are genetically nearly identical and emerge in discrete age cohorts. </w:t>
      </w:r>
      <w:ins w:id="14" w:author="Daniel Kronauer" w:date="2019-07-08T12:05:00Z">
        <w:r w:rsidR="00F03A2D">
          <w:rPr>
            <w:rFonts w:ascii="Cambria" w:hAnsi="Cambria" w:cs="Times New Roman"/>
            <w:color w:val="000000"/>
            <w:sz w:val="20"/>
            <w:szCs w:val="20"/>
            <w:lang w:val="en-US"/>
          </w:rPr>
          <w:t xml:space="preserve">This affords maximum experimental control over the genotype and age of individuals. </w:t>
        </w:r>
      </w:ins>
      <w:moveToRangeStart w:id="15" w:author="Daniel Kronauer" w:date="2019-07-08T12:06:00Z" w:name="move13480008"/>
      <w:moveTo w:id="16" w:author="Daniel Kronauer" w:date="2019-07-08T12:06:00Z">
        <w:r w:rsidR="00F03A2D" w:rsidRPr="006B5815">
          <w:rPr>
            <w:rFonts w:ascii="Cambria" w:hAnsi="Cambria" w:cs="Times New Roman"/>
            <w:color w:val="000000"/>
            <w:sz w:val="20"/>
            <w:szCs w:val="20"/>
            <w:lang w:val="en-US"/>
          </w:rPr>
          <w:t xml:space="preserve">Conveniently, workers from different clonal genotypes can </w:t>
        </w:r>
        <w:proofErr w:type="gramStart"/>
        <w:r w:rsidR="00F03A2D" w:rsidRPr="006B5815">
          <w:rPr>
            <w:rFonts w:ascii="Cambria" w:hAnsi="Cambria" w:cs="Times New Roman"/>
            <w:color w:val="000000"/>
            <w:sz w:val="20"/>
            <w:szCs w:val="20"/>
            <w:lang w:val="en-US"/>
          </w:rPr>
          <w:t xml:space="preserve">be </w:t>
        </w:r>
        <w:r w:rsidR="00F03A2D" w:rsidRPr="006B5815">
          <w:rPr>
            <w:rFonts w:ascii="Cambria" w:hAnsi="Cambria" w:cs="Times New Roman"/>
            <w:color w:val="000000"/>
            <w:sz w:val="20"/>
            <w:szCs w:val="20"/>
            <w:lang w:val="en-US"/>
          </w:rPr>
          <w:lastRenderedPageBreak/>
          <w:t>mixed</w:t>
        </w:r>
        <w:proofErr w:type="gramEnd"/>
        <w:r w:rsidR="00F03A2D" w:rsidRPr="006B5815">
          <w:rPr>
            <w:rFonts w:ascii="Cambria" w:hAnsi="Cambria" w:cs="Times New Roman"/>
            <w:color w:val="000000"/>
            <w:sz w:val="20"/>
            <w:szCs w:val="20"/>
            <w:lang w:val="en-US"/>
          </w:rPr>
          <w:t xml:space="preserve"> to create functional chimeric colonies </w:t>
        </w:r>
        <w:r w:rsidR="00F03A2D">
          <w:fldChar w:fldCharType="begin"/>
        </w:r>
        <w:r w:rsidR="00F03A2D">
          <w:instrText xml:space="preserve"> HYPERLINK "https://paperpile.com/c/L0XgXK/5tuQ" </w:instrText>
        </w:r>
        <w:r w:rsidR="00F03A2D">
          <w:fldChar w:fldCharType="separate"/>
        </w:r>
        <w:r w:rsidR="00F03A2D" w:rsidRPr="00A20B94">
          <w:rPr>
            <w:rFonts w:ascii="Cambria" w:hAnsi="Cambria" w:cs="Times New Roman"/>
            <w:color w:val="000000"/>
            <w:sz w:val="20"/>
            <w:szCs w:val="20"/>
            <w:u w:val="single"/>
            <w:lang w:val="en-US"/>
          </w:rPr>
          <w:t>(18)</w:t>
        </w:r>
        <w:r w:rsidR="00F03A2D">
          <w:rPr>
            <w:rFonts w:ascii="Cambria" w:hAnsi="Cambria" w:cs="Times New Roman"/>
            <w:color w:val="000000"/>
            <w:sz w:val="20"/>
            <w:szCs w:val="20"/>
            <w:u w:val="single"/>
            <w:lang w:val="en-US"/>
          </w:rPr>
          <w:fldChar w:fldCharType="end"/>
        </w:r>
        <w:r w:rsidR="00F03A2D" w:rsidRPr="006B5815">
          <w:rPr>
            <w:rFonts w:ascii="Cambria" w:hAnsi="Cambria" w:cs="Times New Roman"/>
            <w:color w:val="000000"/>
            <w:sz w:val="20"/>
            <w:szCs w:val="20"/>
            <w:lang w:val="en-US"/>
          </w:rPr>
          <w:t>.</w:t>
        </w:r>
      </w:moveTo>
      <w:moveToRangeEnd w:id="15"/>
      <w:ins w:id="17" w:author="Daniel Kronauer" w:date="2019-07-08T12:40:00Z">
        <w:r w:rsidR="00C11B18">
          <w:rPr>
            <w:rFonts w:ascii="Cambria" w:hAnsi="Cambria" w:cs="Times New Roman"/>
            <w:color w:val="000000"/>
            <w:sz w:val="20"/>
            <w:szCs w:val="20"/>
            <w:lang w:val="en-US"/>
          </w:rPr>
          <w:t xml:space="preserve"> Here we </w:t>
        </w:r>
      </w:ins>
      <w:ins w:id="18" w:author="Daniel Kronauer" w:date="2019-07-08T12:41:00Z">
        <w:r w:rsidR="00C11B18">
          <w:rPr>
            <w:rFonts w:ascii="Cambria" w:hAnsi="Cambria" w:cs="Times New Roman"/>
            <w:color w:val="000000"/>
            <w:sz w:val="20"/>
            <w:szCs w:val="20"/>
            <w:lang w:val="en-US"/>
          </w:rPr>
          <w:t>work with</w:t>
        </w:r>
      </w:ins>
      <w:ins w:id="19" w:author="Daniel Kronauer" w:date="2019-07-08T12:40:00Z">
        <w:r w:rsidR="00C11B18">
          <w:rPr>
            <w:rFonts w:ascii="Cambria" w:hAnsi="Cambria" w:cs="Times New Roman"/>
            <w:color w:val="000000"/>
            <w:sz w:val="20"/>
            <w:szCs w:val="20"/>
            <w:lang w:val="en-US"/>
          </w:rPr>
          <w:t xml:space="preserve"> two commonly used genotypes, </w:t>
        </w:r>
        <w:proofErr w:type="gramStart"/>
        <w:r w:rsidR="00C11B18">
          <w:rPr>
            <w:rFonts w:ascii="Cambria" w:hAnsi="Cambria" w:cs="Times New Roman"/>
            <w:color w:val="000000"/>
            <w:sz w:val="20"/>
            <w:szCs w:val="20"/>
            <w:lang w:val="en-US"/>
          </w:rPr>
          <w:t>A</w:t>
        </w:r>
        <w:proofErr w:type="gramEnd"/>
        <w:r w:rsidR="00C11B18">
          <w:rPr>
            <w:rFonts w:ascii="Cambria" w:hAnsi="Cambria" w:cs="Times New Roman"/>
            <w:color w:val="000000"/>
            <w:sz w:val="20"/>
            <w:szCs w:val="20"/>
            <w:lang w:val="en-US"/>
          </w:rPr>
          <w:t xml:space="preserve"> and B (REFS).</w:t>
        </w:r>
      </w:ins>
      <w:ins w:id="20" w:author="Daniel Kronauer" w:date="2019-07-08T12:06:00Z">
        <w:r w:rsidR="00F03A2D">
          <w:rPr>
            <w:rFonts w:ascii="Cambria" w:hAnsi="Cambria" w:cs="Times New Roman"/>
            <w:color w:val="000000"/>
            <w:sz w:val="20"/>
            <w:szCs w:val="20"/>
            <w:lang w:val="en-US"/>
          </w:rPr>
          <w:t xml:space="preserve"> </w:t>
        </w:r>
      </w:ins>
      <w:r w:rsidRPr="006B5815">
        <w:rPr>
          <w:rFonts w:ascii="Cambria" w:hAnsi="Cambria" w:cs="Times New Roman"/>
          <w:color w:val="000000"/>
          <w:sz w:val="20"/>
          <w:szCs w:val="20"/>
          <w:lang w:val="en-US"/>
        </w:rPr>
        <w:t>Synchronous reproduction drives a behavioral cycle, whereby colonies switch between reproductive phases, in which all workers stay in the nest and lay eggs, and brood care phases, in which workers nurse the larvae at the nest but also leave the nest to forage, explore, or dispose of waste.</w:t>
      </w:r>
      <w:moveFromRangeStart w:id="21" w:author="Daniel Kronauer" w:date="2019-07-08T12:06:00Z" w:name="move13480008"/>
      <w:moveFrom w:id="22" w:author="Daniel Kronauer" w:date="2019-07-08T12:06:00Z">
        <w:r w:rsidRPr="006B5815" w:rsidDel="00F03A2D">
          <w:rPr>
            <w:rFonts w:ascii="Cambria" w:hAnsi="Cambria" w:cs="Times New Roman"/>
            <w:color w:val="000000"/>
            <w:sz w:val="20"/>
            <w:szCs w:val="20"/>
            <w:lang w:val="en-US"/>
          </w:rPr>
          <w:t xml:space="preserve"> Conveniently, workers from different clonal genotypes can be mixed to create functional chimeric colonies </w:t>
        </w:r>
        <w:r w:rsidR="00A420B5" w:rsidDel="00F03A2D">
          <w:fldChar w:fldCharType="begin"/>
        </w:r>
        <w:r w:rsidR="00A420B5" w:rsidDel="00F03A2D">
          <w:instrText xml:space="preserve"> HYPERLINK "https://paperpile.com/c/L0XgXK/5tuQ" </w:instrText>
        </w:r>
        <w:r w:rsidR="00A420B5" w:rsidDel="00F03A2D">
          <w:fldChar w:fldCharType="separate"/>
        </w:r>
        <w:r w:rsidRPr="00A20B94" w:rsidDel="00F03A2D">
          <w:rPr>
            <w:rFonts w:ascii="Cambria" w:hAnsi="Cambria" w:cs="Times New Roman"/>
            <w:color w:val="000000"/>
            <w:sz w:val="20"/>
            <w:szCs w:val="20"/>
            <w:u w:val="single"/>
            <w:lang w:val="en-US"/>
          </w:rPr>
          <w:t>(18)</w:t>
        </w:r>
        <w:r w:rsidR="00A420B5" w:rsidDel="00F03A2D">
          <w:rPr>
            <w:rFonts w:ascii="Cambria" w:hAnsi="Cambria" w:cs="Times New Roman"/>
            <w:color w:val="000000"/>
            <w:sz w:val="20"/>
            <w:szCs w:val="20"/>
            <w:u w:val="single"/>
            <w:lang w:val="en-US"/>
          </w:rPr>
          <w:fldChar w:fldCharType="end"/>
        </w:r>
        <w:r w:rsidRPr="006B5815" w:rsidDel="00F03A2D">
          <w:rPr>
            <w:rFonts w:ascii="Cambria" w:hAnsi="Cambria" w:cs="Times New Roman"/>
            <w:color w:val="000000"/>
            <w:sz w:val="20"/>
            <w:szCs w:val="20"/>
            <w:lang w:val="en-US"/>
          </w:rPr>
          <w:t>.</w:t>
        </w:r>
      </w:moveFrom>
      <w:moveFromRangeEnd w:id="21"/>
      <w:r w:rsidRPr="006B5815">
        <w:rPr>
          <w:rFonts w:ascii="Cambria" w:hAnsi="Cambria" w:cs="Times New Roman"/>
          <w:color w:val="000000"/>
          <w:sz w:val="20"/>
          <w:szCs w:val="20"/>
          <w:lang w:val="en-US"/>
        </w:rPr>
        <w:t xml:space="preserve">  </w:t>
      </w:r>
      <w:commentRangeStart w:id="23"/>
      <w:r w:rsidRPr="006B5815">
        <w:rPr>
          <w:rFonts w:ascii="Cambria" w:hAnsi="Cambria" w:cs="Times New Roman"/>
          <w:color w:val="000000"/>
          <w:sz w:val="20"/>
          <w:szCs w:val="20"/>
          <w:lang w:val="en-US"/>
        </w:rPr>
        <w:t xml:space="preserve">Furthermore, colonies contain two morphological </w:t>
      </w:r>
      <w:proofErr w:type="spellStart"/>
      <w:r w:rsidRPr="006B5815">
        <w:rPr>
          <w:rFonts w:ascii="Cambria" w:hAnsi="Cambria" w:cs="Times New Roman"/>
          <w:color w:val="000000"/>
          <w:sz w:val="20"/>
          <w:szCs w:val="20"/>
          <w:lang w:val="en-US"/>
        </w:rPr>
        <w:t>subcastes</w:t>
      </w:r>
      <w:proofErr w:type="spellEnd"/>
      <w:r w:rsidRPr="006B5815">
        <w:rPr>
          <w:rFonts w:ascii="Cambria" w:hAnsi="Cambria" w:cs="Times New Roman"/>
          <w:color w:val="000000"/>
          <w:sz w:val="20"/>
          <w:szCs w:val="20"/>
          <w:lang w:val="en-US"/>
        </w:rPr>
        <w:t xml:space="preserve">: low-reproductive individuals (LRIs) that have 2-3 ovarioles and no visible eyes, and high-reproductive individuals (HRIs) that are larger, have 4-6 ovarioles, visible vestigial eyes, and </w:t>
      </w:r>
      <w:commentRangeStart w:id="24"/>
      <w:r w:rsidRPr="006B5815">
        <w:rPr>
          <w:rFonts w:ascii="Cambria" w:hAnsi="Cambria" w:cs="Times New Roman"/>
          <w:color w:val="000000"/>
          <w:sz w:val="20"/>
          <w:szCs w:val="20"/>
          <w:lang w:val="en-US"/>
        </w:rPr>
        <w:t xml:space="preserve">reduced foraging activity </w:t>
      </w:r>
      <w:commentRangeEnd w:id="24"/>
      <w:r w:rsidR="004106BB">
        <w:rPr>
          <w:rStyle w:val="CommentReference"/>
        </w:rPr>
        <w:commentReference w:id="24"/>
      </w:r>
      <w:hyperlink r:id="rId19" w:history="1">
        <w:r w:rsidRPr="00A20B94">
          <w:rPr>
            <w:rFonts w:ascii="Cambria" w:hAnsi="Cambria" w:cs="Times New Roman"/>
            <w:color w:val="000000"/>
            <w:sz w:val="20"/>
            <w:szCs w:val="20"/>
            <w:u w:val="single"/>
            <w:lang w:val="en-US"/>
          </w:rPr>
          <w:t>(19)</w:t>
        </w:r>
      </w:hyperlink>
      <w:r w:rsidRPr="006B5815">
        <w:rPr>
          <w:rFonts w:ascii="Cambria" w:hAnsi="Cambria" w:cs="Times New Roman"/>
          <w:color w:val="000000"/>
          <w:sz w:val="20"/>
          <w:szCs w:val="20"/>
          <w:lang w:val="en-US"/>
        </w:rPr>
        <w:t xml:space="preserve">.  </w:t>
      </w:r>
      <w:commentRangeEnd w:id="23"/>
      <w:r w:rsidR="009B4F99">
        <w:rPr>
          <w:rStyle w:val="CommentReference"/>
        </w:rPr>
        <w:commentReference w:id="23"/>
      </w:r>
      <w:r w:rsidRPr="006B5815">
        <w:rPr>
          <w:rFonts w:ascii="Cambria" w:hAnsi="Cambria" w:cs="Times New Roman"/>
          <w:color w:val="000000"/>
          <w:sz w:val="20"/>
          <w:szCs w:val="20"/>
          <w:lang w:val="en-US"/>
        </w:rPr>
        <w:t xml:space="preserve">We used this unique biology to create replicate experimental colonies that were either homogeneous or heterogeneous with respect to genetic, </w:t>
      </w:r>
      <w:proofErr w:type="gramStart"/>
      <w:r w:rsidRPr="006B5815">
        <w:rPr>
          <w:rFonts w:ascii="Cambria" w:hAnsi="Cambria" w:cs="Times New Roman"/>
          <w:color w:val="000000"/>
          <w:sz w:val="20"/>
          <w:szCs w:val="20"/>
          <w:lang w:val="en-US"/>
        </w:rPr>
        <w:t>demographic</w:t>
      </w:r>
      <w:proofErr w:type="gramEnd"/>
      <w:r w:rsidRPr="006B5815">
        <w:rPr>
          <w:rFonts w:ascii="Cambria" w:hAnsi="Cambria" w:cs="Times New Roman"/>
          <w:color w:val="000000"/>
          <w:sz w:val="20"/>
          <w:szCs w:val="20"/>
          <w:lang w:val="en-US"/>
        </w:rPr>
        <w:t xml:space="preserve"> and morphological composition, manipulating each factor independently from the others (see Methods, Table S1). For example, demographically homogeneous colonies contained either only young workers (</w:t>
      </w:r>
      <w:proofErr w:type="gramStart"/>
      <w:r w:rsidRPr="006B5815">
        <w:rPr>
          <w:rFonts w:ascii="Cambria" w:hAnsi="Cambria" w:cs="Times New Roman"/>
          <w:color w:val="000000"/>
          <w:sz w:val="20"/>
          <w:szCs w:val="20"/>
          <w:lang w:val="en-US"/>
        </w:rPr>
        <w:t>1 month-old</w:t>
      </w:r>
      <w:proofErr w:type="gramEnd"/>
      <w:r w:rsidRPr="006B5815">
        <w:rPr>
          <w:rFonts w:ascii="Cambria" w:hAnsi="Cambria" w:cs="Times New Roman"/>
          <w:color w:val="000000"/>
          <w:sz w:val="20"/>
          <w:szCs w:val="20"/>
          <w:lang w:val="en-US"/>
        </w:rPr>
        <w:t xml:space="preserve">) or only old workers (3 month-old), and heterogeneous colonies contained a 1:1 ratio of young and old workers, while genotype and morphology was kept constant both within and between colonies. Each colony consisted of 8 or 16 workers—a fully functional group size in the clonal raider ant </w:t>
      </w:r>
      <w:hyperlink r:id="rId20" w:history="1">
        <w:r w:rsidRPr="00A20B94">
          <w:rPr>
            <w:rFonts w:ascii="Cambria" w:hAnsi="Cambria" w:cs="Times New Roman"/>
            <w:color w:val="000000"/>
            <w:sz w:val="20"/>
            <w:szCs w:val="20"/>
            <w:u w:val="single"/>
            <w:lang w:val="en-US"/>
          </w:rPr>
          <w:t>(20)</w:t>
        </w:r>
      </w:hyperlink>
      <w:r w:rsidRPr="006B5815">
        <w:rPr>
          <w:rFonts w:ascii="Cambria" w:hAnsi="Cambria" w:cs="Times New Roman"/>
          <w:color w:val="000000"/>
          <w:sz w:val="20"/>
          <w:szCs w:val="20"/>
          <w:lang w:val="en-US"/>
        </w:rPr>
        <w:t xml:space="preserve">—and the same number of age-matched larvae hosted in a Petri dish with a plaster floor. We used a high-throughput automated behavioral tracking setup and custom software </w:t>
      </w:r>
      <w:hyperlink r:id="rId21" w:history="1">
        <w:r w:rsidRPr="00A20B94">
          <w:rPr>
            <w:rFonts w:ascii="Cambria" w:hAnsi="Cambria" w:cs="Times New Roman"/>
            <w:color w:val="000000"/>
            <w:sz w:val="20"/>
            <w:szCs w:val="20"/>
            <w:u w:val="single"/>
            <w:lang w:val="en-US"/>
          </w:rPr>
          <w:t>(20)</w:t>
        </w:r>
      </w:hyperlink>
      <w:r w:rsidRPr="006B5815">
        <w:rPr>
          <w:rFonts w:ascii="Cambria" w:hAnsi="Cambria" w:cs="Times New Roman"/>
          <w:color w:val="000000"/>
          <w:sz w:val="20"/>
          <w:szCs w:val="20"/>
          <w:lang w:val="en-US"/>
        </w:rPr>
        <w:t xml:space="preserve"> to record and analyze the behavior of all individual ants in 120 experimental colonies over a brood care phase. The propensity of each ant to perform </w:t>
      </w:r>
      <w:proofErr w:type="spellStart"/>
      <w:r w:rsidRPr="006B5815">
        <w:rPr>
          <w:rFonts w:ascii="Cambria" w:hAnsi="Cambria" w:cs="Times New Roman"/>
          <w:color w:val="000000"/>
          <w:sz w:val="20"/>
          <w:szCs w:val="20"/>
          <w:lang w:val="en-US"/>
        </w:rPr>
        <w:t>extranidal</w:t>
      </w:r>
      <w:proofErr w:type="spellEnd"/>
      <w:r w:rsidRPr="006B5815">
        <w:rPr>
          <w:rFonts w:ascii="Cambria" w:hAnsi="Cambria" w:cs="Times New Roman"/>
          <w:color w:val="000000"/>
          <w:sz w:val="20"/>
          <w:szCs w:val="20"/>
          <w:lang w:val="en-US"/>
        </w:rPr>
        <w:t xml:space="preserve"> tasks (e.g., foraging, waste disposal) as opposed to </w:t>
      </w:r>
      <w:proofErr w:type="spellStart"/>
      <w:r w:rsidRPr="006B5815">
        <w:rPr>
          <w:rFonts w:ascii="Cambria" w:hAnsi="Cambria" w:cs="Times New Roman"/>
          <w:color w:val="000000"/>
          <w:sz w:val="20"/>
          <w:szCs w:val="20"/>
          <w:lang w:val="en-US"/>
        </w:rPr>
        <w:t>intranidal</w:t>
      </w:r>
      <w:proofErr w:type="spellEnd"/>
      <w:r w:rsidRPr="006B5815">
        <w:rPr>
          <w:rFonts w:ascii="Cambria" w:hAnsi="Cambria" w:cs="Times New Roman"/>
          <w:color w:val="000000"/>
          <w:sz w:val="20"/>
          <w:szCs w:val="20"/>
          <w:lang w:val="en-US"/>
        </w:rPr>
        <w:t xml:space="preserve"> tasks (e.g., nursing) </w:t>
      </w:r>
      <w:proofErr w:type="gramStart"/>
      <w:r w:rsidRPr="006B5815">
        <w:rPr>
          <w:rFonts w:ascii="Cambria" w:hAnsi="Cambria" w:cs="Times New Roman"/>
          <w:color w:val="000000"/>
          <w:sz w:val="20"/>
          <w:szCs w:val="20"/>
          <w:lang w:val="en-US"/>
        </w:rPr>
        <w:t>was computed</w:t>
      </w:r>
      <w:proofErr w:type="gramEnd"/>
      <w:r w:rsidRPr="006B5815">
        <w:rPr>
          <w:rFonts w:ascii="Cambria" w:hAnsi="Cambria" w:cs="Times New Roman"/>
          <w:color w:val="000000"/>
          <w:sz w:val="20"/>
          <w:szCs w:val="20"/>
          <w:lang w:val="en-US"/>
        </w:rPr>
        <w:t xml:space="preserve"> as the two-dimensional root-mean-square deviation (</w:t>
      </w:r>
      <w:proofErr w:type="spellStart"/>
      <w:r w:rsidRPr="006B5815">
        <w:rPr>
          <w:rFonts w:ascii="Cambria" w:hAnsi="Cambria" w:cs="Times New Roman"/>
          <w:color w:val="000000"/>
          <w:sz w:val="20"/>
          <w:szCs w:val="20"/>
          <w:lang w:val="en-US"/>
        </w:rPr>
        <w:t>r.m.s.d</w:t>
      </w:r>
      <w:proofErr w:type="spellEnd"/>
      <w:r w:rsidRPr="006B5815">
        <w:rPr>
          <w:rFonts w:ascii="Cambria" w:hAnsi="Cambria" w:cs="Times New Roman"/>
          <w:color w:val="000000"/>
          <w:sz w:val="20"/>
          <w:szCs w:val="20"/>
          <w:lang w:val="en-US"/>
        </w:rPr>
        <w:t>.) of its spatial</w:t>
      </w:r>
      <w:r w:rsidRPr="006B5815">
        <w:rPr>
          <w:rFonts w:ascii="Cambria" w:hAnsi="Cambria" w:cs="Times New Roman"/>
          <w:i/>
          <w:iCs/>
          <w:color w:val="000000"/>
          <w:sz w:val="20"/>
          <w:szCs w:val="20"/>
          <w:lang w:val="en-US"/>
        </w:rPr>
        <w:t xml:space="preserve"> </w:t>
      </w:r>
      <w:r w:rsidRPr="006B5815">
        <w:rPr>
          <w:rFonts w:ascii="Cambria" w:hAnsi="Cambria" w:cs="Times New Roman"/>
          <w:color w:val="000000"/>
          <w:sz w:val="20"/>
          <w:szCs w:val="20"/>
          <w:lang w:val="en-US"/>
        </w:rPr>
        <w:t xml:space="preserve">coordinates </w:t>
      </w:r>
      <w:hyperlink r:id="rId22" w:history="1">
        <w:r w:rsidRPr="00A20B94">
          <w:rPr>
            <w:rFonts w:ascii="Cambria" w:hAnsi="Cambria" w:cs="Times New Roman"/>
            <w:color w:val="000000"/>
            <w:sz w:val="20"/>
            <w:szCs w:val="20"/>
            <w:u w:val="single"/>
            <w:lang w:val="en-US"/>
          </w:rPr>
          <w:t>(20)</w:t>
        </w:r>
      </w:hyperlink>
      <w:r w:rsidRPr="006B5815">
        <w:rPr>
          <w:rFonts w:ascii="Cambria" w:hAnsi="Cambria" w:cs="Times New Roman"/>
          <w:color w:val="000000"/>
          <w:sz w:val="20"/>
          <w:szCs w:val="20"/>
          <w:lang w:val="en-US"/>
        </w:rPr>
        <w:t xml:space="preserve"> (see Methods). This yielded behavioral profiles for all individuals in colonies of precisely controlled composition, providing the opportunity to quantify: 1) the effect of individual attributes on behavior, 2) the effect of group heterogeneity on DOL, and 3) the effects of colony composition on individual behavior, as well as the direction and magnitude of these </w:t>
      </w:r>
      <w:del w:id="25" w:author="Daniel Kronauer" w:date="2019-07-08T12:10:00Z">
        <w:r w:rsidRPr="006B5815" w:rsidDel="002612E2">
          <w:rPr>
            <w:rFonts w:ascii="Cambria" w:hAnsi="Cambria" w:cs="Times New Roman"/>
            <w:color w:val="000000"/>
            <w:sz w:val="20"/>
            <w:szCs w:val="20"/>
            <w:lang w:val="en-US"/>
          </w:rPr>
          <w:delText>changes</w:delText>
        </w:r>
      </w:del>
      <w:ins w:id="26" w:author="Daniel Kronauer" w:date="2019-07-08T12:10:00Z">
        <w:r w:rsidR="002612E2">
          <w:rPr>
            <w:rFonts w:ascii="Cambria" w:hAnsi="Cambria" w:cs="Times New Roman"/>
            <w:color w:val="000000"/>
            <w:sz w:val="20"/>
            <w:szCs w:val="20"/>
            <w:lang w:val="en-US"/>
          </w:rPr>
          <w:t>effects</w:t>
        </w:r>
      </w:ins>
      <w:r w:rsidRPr="006B5815">
        <w:rPr>
          <w:rFonts w:ascii="Cambria" w:hAnsi="Cambria" w:cs="Times New Roman"/>
          <w:color w:val="000000"/>
          <w:sz w:val="20"/>
          <w:szCs w:val="20"/>
          <w:lang w:val="en-US"/>
        </w:rPr>
        <w:t>. Finally, we combine this experimental approach with mathematical modelling to explore what minimal mechanisms could theoretically explain the observed behavioral patterns. </w:t>
      </w:r>
    </w:p>
    <w:p w14:paraId="2F63C47C" w14:textId="77777777" w:rsidR="006B5815" w:rsidRPr="006B5815" w:rsidRDefault="006B5815" w:rsidP="00A20B94">
      <w:pPr>
        <w:rPr>
          <w:rFonts w:ascii="Cambria" w:eastAsia="Times New Roman" w:hAnsi="Cambria" w:cs="Times New Roman"/>
          <w:sz w:val="20"/>
          <w:szCs w:val="20"/>
          <w:lang w:val="en-US"/>
        </w:rPr>
      </w:pPr>
    </w:p>
    <w:p w14:paraId="21759D1E"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Results: </w:t>
      </w:r>
    </w:p>
    <w:p w14:paraId="38195A18" w14:textId="77777777" w:rsidR="006B5815" w:rsidRPr="006B5815" w:rsidRDefault="006B5815" w:rsidP="00A20B94">
      <w:pPr>
        <w:rPr>
          <w:rFonts w:ascii="Cambria" w:eastAsia="Times New Roman" w:hAnsi="Cambria" w:cs="Times New Roman"/>
          <w:sz w:val="20"/>
          <w:szCs w:val="20"/>
          <w:lang w:val="en-US"/>
        </w:rPr>
      </w:pPr>
    </w:p>
    <w:p w14:paraId="3FA22E86"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Effects of individual attributes on behavior.</w:t>
      </w:r>
      <w:r w:rsidRPr="006B5815">
        <w:rPr>
          <w:rFonts w:ascii="Cambria" w:hAnsi="Cambria" w:cs="Times New Roman"/>
          <w:color w:val="000000"/>
          <w:sz w:val="20"/>
          <w:szCs w:val="20"/>
          <w:lang w:val="en-US"/>
        </w:rPr>
        <w:t xml:space="preserve"> Our experiments reveal robust differences in behavior (</w:t>
      </w:r>
      <w:proofErr w:type="spellStart"/>
      <w:r w:rsidRPr="006B5815">
        <w:rPr>
          <w:rFonts w:ascii="Cambria" w:hAnsi="Cambria" w:cs="Times New Roman"/>
          <w:color w:val="000000"/>
          <w:sz w:val="20"/>
          <w:szCs w:val="20"/>
          <w:lang w:val="en-US"/>
        </w:rPr>
        <w:t>r.m.s.d</w:t>
      </w:r>
      <w:proofErr w:type="spellEnd"/>
      <w:r w:rsidRPr="006B5815">
        <w:rPr>
          <w:rFonts w:ascii="Cambria" w:hAnsi="Cambria" w:cs="Times New Roman"/>
          <w:color w:val="000000"/>
          <w:sz w:val="20"/>
          <w:szCs w:val="20"/>
          <w:lang w:val="en-US"/>
        </w:rPr>
        <w:t xml:space="preserve">.) across ant genotypes, age cohorts, and morphological </w:t>
      </w:r>
      <w:proofErr w:type="spellStart"/>
      <w:r w:rsidRPr="006B5815">
        <w:rPr>
          <w:rFonts w:ascii="Cambria" w:hAnsi="Cambria" w:cs="Times New Roman"/>
          <w:color w:val="000000"/>
          <w:sz w:val="20"/>
          <w:szCs w:val="20"/>
          <w:lang w:val="en-US"/>
        </w:rPr>
        <w:t>subcastes</w:t>
      </w:r>
      <w:proofErr w:type="spellEnd"/>
      <w:r w:rsidRPr="006B5815">
        <w:rPr>
          <w:rFonts w:ascii="Cambria" w:hAnsi="Cambria" w:cs="Times New Roman"/>
          <w:color w:val="000000"/>
          <w:sz w:val="20"/>
          <w:szCs w:val="20"/>
          <w:lang w:val="en-US"/>
        </w:rPr>
        <w:t xml:space="preserve"> (Fig.1). In two separate experiments, B workers spent more time away from the nest than A workers,  both across homogeneous colonies (GLMM post hoc Tukey tests;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z=7.75, p= 3.64*10</w:t>
      </w:r>
      <w:r w:rsidRPr="006B5815">
        <w:rPr>
          <w:rFonts w:ascii="Cambria" w:hAnsi="Cambria" w:cs="Times New Roman"/>
          <w:color w:val="000000"/>
          <w:sz w:val="20"/>
          <w:szCs w:val="20"/>
          <w:vertAlign w:val="superscript"/>
          <w:lang w:val="en-US"/>
        </w:rPr>
        <w:t>-14</w:t>
      </w:r>
      <w:r w:rsidRPr="006B5815">
        <w:rPr>
          <w:rFonts w:ascii="Cambria" w:hAnsi="Cambria" w:cs="Times New Roman"/>
          <w:color w:val="000000"/>
          <w:sz w:val="20"/>
          <w:szCs w:val="20"/>
          <w:lang w:val="en-US"/>
        </w:rPr>
        <w:t xml:space="preserve"> in colonies with A brood;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z=7.45, p=2.80*10</w:t>
      </w:r>
      <w:r w:rsidRPr="006B5815">
        <w:rPr>
          <w:rFonts w:ascii="Cambria" w:hAnsi="Cambria" w:cs="Times New Roman"/>
          <w:color w:val="000000"/>
          <w:sz w:val="20"/>
          <w:szCs w:val="20"/>
          <w:vertAlign w:val="superscript"/>
          <w:lang w:val="en-US"/>
        </w:rPr>
        <w:t>-13</w:t>
      </w:r>
      <w:r w:rsidRPr="006B5815">
        <w:rPr>
          <w:rFonts w:ascii="Cambria" w:hAnsi="Cambria" w:cs="Times New Roman"/>
          <w:color w:val="000000"/>
          <w:sz w:val="20"/>
          <w:szCs w:val="20"/>
          <w:lang w:val="en-US"/>
        </w:rPr>
        <w:t xml:space="preserve"> in colonies with B brood) and within heterogeneous colonies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A</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z=4.61, p=8.06*10</w:t>
      </w:r>
      <w:r w:rsidRPr="006B5815">
        <w:rPr>
          <w:rFonts w:ascii="Cambria" w:hAnsi="Cambria" w:cs="Times New Roman"/>
          <w:color w:val="000000"/>
          <w:sz w:val="20"/>
          <w:szCs w:val="20"/>
          <w:vertAlign w:val="superscript"/>
          <w:lang w:val="en-US"/>
        </w:rPr>
        <w:t>-06</w:t>
      </w:r>
      <w:r w:rsidRPr="006B5815">
        <w:rPr>
          <w:rFonts w:ascii="Cambria" w:hAnsi="Cambria" w:cs="Times New Roman"/>
          <w:color w:val="000000"/>
          <w:sz w:val="20"/>
          <w:szCs w:val="20"/>
          <w:lang w:val="en-US"/>
        </w:rPr>
        <w:t xml:space="preserve"> in colonies with A brood;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A</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z=7.68, p= 6.57*10</w:t>
      </w:r>
      <w:r w:rsidRPr="006B5815">
        <w:rPr>
          <w:rFonts w:ascii="Cambria" w:hAnsi="Cambria" w:cs="Times New Roman"/>
          <w:color w:val="000000"/>
          <w:sz w:val="20"/>
          <w:szCs w:val="20"/>
          <w:vertAlign w:val="superscript"/>
          <w:lang w:val="en-US"/>
        </w:rPr>
        <w:t>-14</w:t>
      </w:r>
      <w:r w:rsidRPr="006B5815">
        <w:rPr>
          <w:rFonts w:ascii="Cambria" w:hAnsi="Cambria" w:cs="Times New Roman"/>
          <w:color w:val="000000"/>
          <w:sz w:val="20"/>
          <w:szCs w:val="20"/>
          <w:lang w:val="en-US"/>
        </w:rPr>
        <w:t xml:space="preserve"> in colonies with B brood). Old workers spent more time away from the nest than young workers irrespective of colony demographic composition (</w:t>
      </w:r>
      <w:proofErr w:type="spellStart"/>
      <w:r w:rsidRPr="006B5815">
        <w:rPr>
          <w:rFonts w:ascii="Cambria" w:hAnsi="Cambria" w:cs="Times New Roman"/>
          <w:color w:val="000000"/>
          <w:sz w:val="20"/>
          <w:szCs w:val="20"/>
          <w:lang w:val="en-US"/>
        </w:rPr>
        <w:t>Young</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Old</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z=-6.05, p=4.39*10</w:t>
      </w:r>
      <w:r w:rsidRPr="006B5815">
        <w:rPr>
          <w:rFonts w:ascii="Cambria" w:hAnsi="Cambria" w:cs="Times New Roman"/>
          <w:color w:val="000000"/>
          <w:sz w:val="20"/>
          <w:szCs w:val="20"/>
          <w:vertAlign w:val="superscript"/>
          <w:lang w:val="en-US"/>
        </w:rPr>
        <w:t>-09</w:t>
      </w:r>
      <w:r w:rsidRPr="006B5815">
        <w:rPr>
          <w:rFonts w:ascii="Cambria" w:hAnsi="Cambria" w:cs="Times New Roman"/>
          <w:color w:val="000000"/>
          <w:sz w:val="20"/>
          <w:szCs w:val="20"/>
          <w:vertAlign w:val="subscript"/>
          <w:lang w:val="en-US"/>
        </w:rPr>
        <w:t xml:space="preserve">, </w:t>
      </w:r>
      <w:proofErr w:type="spellStart"/>
      <w:r w:rsidRPr="006B5815">
        <w:rPr>
          <w:rFonts w:ascii="Cambria" w:hAnsi="Cambria" w:cs="Times New Roman"/>
          <w:color w:val="000000"/>
          <w:sz w:val="20"/>
          <w:szCs w:val="20"/>
          <w:lang w:val="en-US"/>
        </w:rPr>
        <w:t>Young</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Old</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z=-13.31, p&lt; 2*10</w:t>
      </w:r>
      <w:r w:rsidRPr="006B5815">
        <w:rPr>
          <w:rFonts w:ascii="Cambria" w:hAnsi="Cambria" w:cs="Times New Roman"/>
          <w:color w:val="000000"/>
          <w:sz w:val="20"/>
          <w:szCs w:val="20"/>
          <w:vertAlign w:val="superscript"/>
          <w:lang w:val="en-US"/>
        </w:rPr>
        <w:t>-16</w:t>
      </w:r>
      <w:r w:rsidRPr="006B5815">
        <w:rPr>
          <w:rFonts w:ascii="Cambria" w:hAnsi="Cambria" w:cs="Times New Roman"/>
          <w:color w:val="000000"/>
          <w:sz w:val="20"/>
          <w:szCs w:val="20"/>
          <w:lang w:val="en-US"/>
        </w:rPr>
        <w:t>). Finally, LRIs spent less time at the nest than HRIs in heterogeneous colonies (</w:t>
      </w:r>
      <w:proofErr w:type="spellStart"/>
      <w:r w:rsidRPr="006B5815">
        <w:rPr>
          <w:rFonts w:ascii="Cambria" w:hAnsi="Cambria" w:cs="Times New Roman"/>
          <w:color w:val="000000"/>
          <w:sz w:val="20"/>
          <w:szCs w:val="20"/>
          <w:lang w:val="en-US"/>
        </w:rPr>
        <w:t>LRI</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HRI</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z=8.95, p&lt;2*10</w:t>
      </w:r>
      <w:r w:rsidRPr="006B5815">
        <w:rPr>
          <w:rFonts w:ascii="Cambria" w:hAnsi="Cambria" w:cs="Times New Roman"/>
          <w:color w:val="000000"/>
          <w:sz w:val="20"/>
          <w:szCs w:val="20"/>
          <w:vertAlign w:val="superscript"/>
          <w:lang w:val="en-US"/>
        </w:rPr>
        <w:t>-16</w:t>
      </w:r>
      <w:r w:rsidRPr="006B5815">
        <w:rPr>
          <w:rFonts w:ascii="Cambria" w:hAnsi="Cambria" w:cs="Times New Roman"/>
          <w:color w:val="000000"/>
          <w:sz w:val="20"/>
          <w:szCs w:val="20"/>
          <w:lang w:val="en-US"/>
        </w:rPr>
        <w:t>), but not across homogeneous colonies (</w:t>
      </w:r>
      <w:proofErr w:type="spellStart"/>
      <w:r w:rsidRPr="006B5815">
        <w:rPr>
          <w:rFonts w:ascii="Cambria" w:hAnsi="Cambria" w:cs="Times New Roman"/>
          <w:color w:val="000000"/>
          <w:sz w:val="20"/>
          <w:szCs w:val="20"/>
          <w:lang w:val="en-US"/>
        </w:rPr>
        <w:t>LRI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w:t>
      </w:r>
      <w:proofErr w:type="spellStart"/>
      <w:r w:rsidRPr="006B5815">
        <w:rPr>
          <w:rFonts w:ascii="Cambria" w:hAnsi="Cambria" w:cs="Times New Roman"/>
          <w:color w:val="000000"/>
          <w:sz w:val="20"/>
          <w:szCs w:val="20"/>
          <w:lang w:val="en-US"/>
        </w:rPr>
        <w:t>HRI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z=2.14, p= 0.10). Thus, differences in individual age and genotype can drive variation in mean behavior between homogeneous colonies composed of a single age cohort or genotype. This does not fit the simplest, intuitive predictions of the </w:t>
      </w:r>
      <w:commentRangeStart w:id="27"/>
      <w:r w:rsidRPr="006B5815">
        <w:rPr>
          <w:rFonts w:ascii="Cambria" w:hAnsi="Cambria" w:cs="Times New Roman"/>
          <w:color w:val="000000"/>
          <w:sz w:val="20"/>
          <w:szCs w:val="20"/>
          <w:lang w:val="en-US"/>
        </w:rPr>
        <w:t>FTM</w:t>
      </w:r>
      <w:commentRangeEnd w:id="27"/>
      <w:r w:rsidR="002612E2">
        <w:rPr>
          <w:rStyle w:val="CommentReference"/>
        </w:rPr>
        <w:commentReference w:id="27"/>
      </w:r>
      <w:r w:rsidRPr="006B5815">
        <w:rPr>
          <w:rFonts w:ascii="Cambria" w:hAnsi="Cambria" w:cs="Times New Roman"/>
          <w:color w:val="000000"/>
          <w:sz w:val="20"/>
          <w:szCs w:val="20"/>
          <w:lang w:val="en-US"/>
        </w:rPr>
        <w:t xml:space="preserve">, where colonies, irrespective of their composition, track the colony’s needs by flexibly allocating workers to different tasks, resulting in constant mean behavior across colonies of different compositions. Because the individual behavioral tendencies observed in homogeneous colonies persisted in heterogeneous colonies, we asked whether heterogeneous colonies had higher </w:t>
      </w:r>
      <w:commentRangeStart w:id="28"/>
      <w:r w:rsidRPr="006B5815">
        <w:rPr>
          <w:rFonts w:ascii="Cambria" w:hAnsi="Cambria" w:cs="Times New Roman"/>
          <w:color w:val="000000"/>
          <w:sz w:val="20"/>
          <w:szCs w:val="20"/>
          <w:lang w:val="en-US"/>
        </w:rPr>
        <w:t>DOL</w:t>
      </w:r>
      <w:commentRangeEnd w:id="28"/>
      <w:r w:rsidR="002612E2">
        <w:rPr>
          <w:rStyle w:val="CommentReference"/>
        </w:rPr>
        <w:commentReference w:id="28"/>
      </w:r>
      <w:r w:rsidRPr="006B5815">
        <w:rPr>
          <w:rFonts w:ascii="Cambria" w:hAnsi="Cambria" w:cs="Times New Roman"/>
          <w:color w:val="000000"/>
          <w:sz w:val="20"/>
          <w:szCs w:val="20"/>
          <w:lang w:val="en-US"/>
        </w:rPr>
        <w:t xml:space="preserve"> than homogeneous colonies.</w:t>
      </w:r>
    </w:p>
    <w:p w14:paraId="4BDFA26C" w14:textId="77777777" w:rsidR="006B5815" w:rsidRPr="006B5815" w:rsidRDefault="006B5815" w:rsidP="00A20B94">
      <w:pPr>
        <w:rPr>
          <w:rFonts w:ascii="Cambria" w:eastAsia="Times New Roman" w:hAnsi="Cambria" w:cs="Times New Roman"/>
          <w:sz w:val="20"/>
          <w:szCs w:val="20"/>
          <w:lang w:val="en-US"/>
        </w:rPr>
      </w:pPr>
    </w:p>
    <w:p w14:paraId="5D66D79C" w14:textId="2C91EA3A"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Effects of colony heterogeneity on DOL.</w:t>
      </w:r>
      <w:r w:rsidRPr="006B5815">
        <w:rPr>
          <w:rFonts w:ascii="Cambria" w:hAnsi="Cambria" w:cs="Times New Roman"/>
          <w:color w:val="000000"/>
          <w:sz w:val="20"/>
          <w:szCs w:val="20"/>
          <w:lang w:val="en-US"/>
        </w:rPr>
        <w:t xml:space="preserve"> DOL describes the non-random variation in task performance among members of a social group </w:t>
      </w:r>
      <w:hyperlink r:id="rId23" w:history="1">
        <w:r w:rsidRPr="00A20B94">
          <w:rPr>
            <w:rFonts w:ascii="Cambria" w:hAnsi="Cambria" w:cs="Times New Roman"/>
            <w:color w:val="000000"/>
            <w:sz w:val="20"/>
            <w:szCs w:val="20"/>
            <w:u w:val="single"/>
            <w:lang w:val="en-US"/>
          </w:rPr>
          <w:t>(21)</w:t>
        </w:r>
      </w:hyperlink>
      <w:r w:rsidRPr="006B5815">
        <w:rPr>
          <w:rFonts w:ascii="Cambria" w:hAnsi="Cambria" w:cs="Times New Roman"/>
          <w:color w:val="000000"/>
          <w:sz w:val="20"/>
          <w:szCs w:val="20"/>
          <w:lang w:val="en-US"/>
        </w:rPr>
        <w:t xml:space="preserve"> and </w:t>
      </w:r>
      <w:proofErr w:type="gramStart"/>
      <w:r w:rsidRPr="006B5815">
        <w:rPr>
          <w:rFonts w:ascii="Cambria" w:hAnsi="Cambria" w:cs="Times New Roman"/>
          <w:color w:val="000000"/>
          <w:sz w:val="20"/>
          <w:szCs w:val="20"/>
          <w:lang w:val="en-US"/>
        </w:rPr>
        <w:t>is characterized</w:t>
      </w:r>
      <w:proofErr w:type="gramEnd"/>
      <w:r w:rsidRPr="006B5815">
        <w:rPr>
          <w:rFonts w:ascii="Cambria" w:hAnsi="Cambria" w:cs="Times New Roman"/>
          <w:color w:val="000000"/>
          <w:sz w:val="20"/>
          <w:szCs w:val="20"/>
          <w:lang w:val="en-US"/>
        </w:rPr>
        <w:t xml:space="preserve"> by between-individual</w:t>
      </w:r>
      <w:del w:id="29" w:author="Daniel Kronauer" w:date="2019-07-08T12:32:00Z">
        <w:r w:rsidRPr="006B5815" w:rsidDel="00C11B18">
          <w:rPr>
            <w:rFonts w:ascii="Cambria" w:hAnsi="Cambria" w:cs="Times New Roman"/>
            <w:color w:val="000000"/>
            <w:sz w:val="20"/>
            <w:szCs w:val="20"/>
            <w:lang w:val="en-US"/>
          </w:rPr>
          <w:delText>s</w:delText>
        </w:r>
      </w:del>
      <w:r w:rsidRPr="006B5815">
        <w:rPr>
          <w:rFonts w:ascii="Cambria" w:hAnsi="Cambria" w:cs="Times New Roman"/>
          <w:color w:val="000000"/>
          <w:sz w:val="20"/>
          <w:szCs w:val="20"/>
          <w:lang w:val="en-US"/>
        </w:rPr>
        <w:t xml:space="preserve"> behavioral variation and within-individual behavioral consistency, or specialization.</w:t>
      </w:r>
      <w:r w:rsidRPr="006B5815">
        <w:rPr>
          <w:rFonts w:ascii="Cambria" w:hAnsi="Cambria" w:cs="Times New Roman"/>
          <w:b/>
          <w:bCs/>
          <w:color w:val="000000"/>
          <w:sz w:val="20"/>
          <w:szCs w:val="20"/>
          <w:lang w:val="en-US"/>
        </w:rPr>
        <w:t xml:space="preserve"> </w:t>
      </w:r>
      <w:r w:rsidRPr="006B5815">
        <w:rPr>
          <w:rFonts w:ascii="Cambria" w:hAnsi="Cambria" w:cs="Times New Roman"/>
          <w:color w:val="000000"/>
          <w:sz w:val="20"/>
          <w:szCs w:val="20"/>
          <w:lang w:val="en-US"/>
        </w:rPr>
        <w:t xml:space="preserve">To quantify DOL, we computed behavioral variation as the standard deviation across </w:t>
      </w:r>
      <w:proofErr w:type="spellStart"/>
      <w:r w:rsidRPr="006B5815">
        <w:rPr>
          <w:rFonts w:ascii="Cambria" w:hAnsi="Cambria" w:cs="Times New Roman"/>
          <w:color w:val="000000"/>
          <w:sz w:val="20"/>
          <w:szCs w:val="20"/>
          <w:lang w:val="en-US"/>
        </w:rPr>
        <w:t>r.m.s.d</w:t>
      </w:r>
      <w:proofErr w:type="spellEnd"/>
      <w:r w:rsidRPr="006B5815">
        <w:rPr>
          <w:rFonts w:ascii="Cambria" w:hAnsi="Cambria" w:cs="Times New Roman"/>
          <w:color w:val="000000"/>
          <w:sz w:val="20"/>
          <w:szCs w:val="20"/>
          <w:lang w:val="en-US"/>
        </w:rPr>
        <w:t xml:space="preserve">. values of all ants from the same colony, and </w:t>
      </w:r>
      <w:commentRangeStart w:id="30"/>
      <w:r w:rsidRPr="006B5815">
        <w:rPr>
          <w:rFonts w:ascii="Cambria" w:hAnsi="Cambria" w:cs="Times New Roman"/>
          <w:color w:val="000000"/>
          <w:sz w:val="20"/>
          <w:szCs w:val="20"/>
          <w:lang w:val="en-US"/>
        </w:rPr>
        <w:t xml:space="preserve">behavioral consistency </w:t>
      </w:r>
      <w:commentRangeEnd w:id="30"/>
      <w:r w:rsidR="00C11B18">
        <w:rPr>
          <w:rStyle w:val="CommentReference"/>
        </w:rPr>
        <w:commentReference w:id="30"/>
      </w:r>
      <w:r w:rsidRPr="006B5815">
        <w:rPr>
          <w:rFonts w:ascii="Cambria" w:hAnsi="Cambria" w:cs="Times New Roman"/>
          <w:color w:val="000000"/>
          <w:sz w:val="20"/>
          <w:szCs w:val="20"/>
          <w:lang w:val="en-US"/>
        </w:rPr>
        <w:t xml:space="preserve">as the </w:t>
      </w:r>
      <w:proofErr w:type="spellStart"/>
      <w:r w:rsidRPr="006B5815">
        <w:rPr>
          <w:rFonts w:ascii="Cambria" w:hAnsi="Cambria" w:cs="Times New Roman"/>
          <w:color w:val="000000"/>
          <w:sz w:val="20"/>
          <w:szCs w:val="20"/>
          <w:lang w:val="en-US"/>
        </w:rPr>
        <w:t>r.m.s.d</w:t>
      </w:r>
      <w:proofErr w:type="spellEnd"/>
      <w:r w:rsidRPr="006B5815">
        <w:rPr>
          <w:rFonts w:ascii="Cambria" w:hAnsi="Cambria" w:cs="Times New Roman"/>
          <w:color w:val="000000"/>
          <w:sz w:val="20"/>
          <w:szCs w:val="20"/>
          <w:lang w:val="en-US"/>
        </w:rPr>
        <w:t xml:space="preserve">. rank correlation between consecutive days, averaged over the brood care phase. We find that heterogeneous colonies indeed have higher values of behavioral consistency (Fig. 2; GLM post hoc Tukey tests;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z=-2.78, p= 0.02;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xml:space="preserve"> vs. mixed: z=1.25, p= 0.26 in colonies with A brood;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z=-2.41, p=0.047 ;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xml:space="preserve"> vs. mixed: z=0.88, p= 0.38 in colonies with B brood;  </w:t>
      </w:r>
      <w:proofErr w:type="spellStart"/>
      <w:r w:rsidRPr="006B5815">
        <w:rPr>
          <w:rFonts w:ascii="Cambria" w:hAnsi="Cambria" w:cs="Times New Roman"/>
          <w:color w:val="000000"/>
          <w:sz w:val="20"/>
          <w:szCs w:val="20"/>
          <w:lang w:val="en-US"/>
        </w:rPr>
        <w:t>LRI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z=-4.35, p= 4.05*10</w:t>
      </w:r>
      <w:r w:rsidRPr="006B5815">
        <w:rPr>
          <w:rFonts w:ascii="Cambria" w:hAnsi="Cambria" w:cs="Times New Roman"/>
          <w:color w:val="000000"/>
          <w:sz w:val="20"/>
          <w:szCs w:val="20"/>
          <w:vertAlign w:val="superscript"/>
          <w:lang w:val="en-US"/>
        </w:rPr>
        <w:t>-05</w:t>
      </w:r>
      <w:r w:rsidRPr="006B5815">
        <w:rPr>
          <w:rFonts w:ascii="Cambria" w:hAnsi="Cambria" w:cs="Times New Roman"/>
          <w:color w:val="000000"/>
          <w:sz w:val="20"/>
          <w:szCs w:val="20"/>
          <w:lang w:val="en-US"/>
        </w:rPr>
        <w:t xml:space="preserve">, </w:t>
      </w:r>
      <w:proofErr w:type="spellStart"/>
      <w:r w:rsidRPr="006B5815">
        <w:rPr>
          <w:rFonts w:ascii="Cambria" w:hAnsi="Cambria" w:cs="Times New Roman"/>
          <w:color w:val="000000"/>
          <w:sz w:val="20"/>
          <w:szCs w:val="20"/>
          <w:lang w:val="en-US"/>
        </w:rPr>
        <w:t>HRI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z=2.73, p=0.01; </w:t>
      </w:r>
      <w:proofErr w:type="spellStart"/>
      <w:r w:rsidRPr="006B5815">
        <w:rPr>
          <w:rFonts w:ascii="Cambria" w:hAnsi="Cambria" w:cs="Times New Roman"/>
          <w:color w:val="000000"/>
          <w:sz w:val="20"/>
          <w:szCs w:val="20"/>
          <w:lang w:val="en-US"/>
        </w:rPr>
        <w:t>Young</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z=3.01, p= 0.01; </w:t>
      </w:r>
      <w:proofErr w:type="spellStart"/>
      <w:r w:rsidRPr="006B5815">
        <w:rPr>
          <w:rFonts w:ascii="Cambria" w:hAnsi="Cambria" w:cs="Times New Roman"/>
          <w:color w:val="000000"/>
          <w:sz w:val="20"/>
          <w:szCs w:val="20"/>
          <w:lang w:val="en-US"/>
        </w:rPr>
        <w:t>Old</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vs. mixed: z=5.01, p=1.63*10</w:t>
      </w:r>
      <w:r w:rsidRPr="006B5815">
        <w:rPr>
          <w:rFonts w:ascii="Cambria" w:hAnsi="Cambria" w:cs="Times New Roman"/>
          <w:color w:val="000000"/>
          <w:sz w:val="20"/>
          <w:szCs w:val="20"/>
          <w:vertAlign w:val="superscript"/>
          <w:lang w:val="en-US"/>
        </w:rPr>
        <w:t>-06</w:t>
      </w:r>
      <w:r w:rsidRPr="006B5815">
        <w:rPr>
          <w:rFonts w:ascii="Cambria" w:hAnsi="Cambria" w:cs="Times New Roman"/>
          <w:color w:val="000000"/>
          <w:sz w:val="20"/>
          <w:szCs w:val="20"/>
          <w:lang w:val="en-US"/>
        </w:rPr>
        <w:t xml:space="preserve">)  </w:t>
      </w:r>
      <w:commentRangeStart w:id="31"/>
      <w:r w:rsidRPr="006B5815">
        <w:rPr>
          <w:rFonts w:ascii="Cambria" w:hAnsi="Cambria" w:cs="Times New Roman"/>
          <w:color w:val="000000"/>
          <w:sz w:val="20"/>
          <w:szCs w:val="20"/>
          <w:lang w:val="en-US"/>
        </w:rPr>
        <w:t xml:space="preserve">and behavioral variability (Fig. S1) </w:t>
      </w:r>
      <w:commentRangeEnd w:id="31"/>
      <w:r w:rsidR="00C11B18">
        <w:rPr>
          <w:rStyle w:val="CommentReference"/>
        </w:rPr>
        <w:commentReference w:id="31"/>
      </w:r>
      <w:r w:rsidRPr="006B5815">
        <w:rPr>
          <w:rFonts w:ascii="Cambria" w:hAnsi="Cambria" w:cs="Times New Roman"/>
          <w:color w:val="000000"/>
          <w:sz w:val="20"/>
          <w:szCs w:val="20"/>
          <w:lang w:val="en-US"/>
        </w:rPr>
        <w:t xml:space="preserve">than homogeneous colonies. </w:t>
      </w:r>
      <w:r w:rsidRPr="006B5815">
        <w:rPr>
          <w:rFonts w:ascii="Cambria" w:hAnsi="Cambria" w:cs="Times New Roman"/>
          <w:color w:val="000000"/>
          <w:sz w:val="20"/>
          <w:szCs w:val="20"/>
          <w:lang w:val="en-US"/>
        </w:rPr>
        <w:lastRenderedPageBreak/>
        <w:t xml:space="preserve">Thus, each of three common forms of workforce heterogeneity promote colony-wide DOL, in line with the intuitive predictions of the FTM. However, because colony-level increases in DOL could in principle arise via multiple individual processes, we further investigated the type-specific behavior in homogeneous vs. heterogeneous colonies. </w:t>
      </w:r>
      <w:r w:rsidRPr="00A20B94">
        <w:rPr>
          <w:rFonts w:ascii="Cambria" w:hAnsi="Cambria" w:cs="Times New Roman"/>
          <w:color w:val="000000"/>
          <w:sz w:val="20"/>
          <w:szCs w:val="20"/>
          <w:lang w:val="en-US"/>
        </w:rPr>
        <w:tab/>
      </w:r>
    </w:p>
    <w:p w14:paraId="4D6A555C" w14:textId="77777777" w:rsidR="006B5815" w:rsidRPr="006B5815" w:rsidRDefault="006B5815" w:rsidP="00A20B94">
      <w:pPr>
        <w:rPr>
          <w:rFonts w:ascii="Cambria" w:eastAsia="Times New Roman" w:hAnsi="Cambria" w:cs="Times New Roman"/>
          <w:sz w:val="20"/>
          <w:szCs w:val="20"/>
          <w:lang w:val="en-US"/>
        </w:rPr>
      </w:pPr>
    </w:p>
    <w:p w14:paraId="03599486" w14:textId="5B62FF43" w:rsidR="006B5815" w:rsidRPr="006B5815" w:rsidRDefault="006B5815" w:rsidP="00A20B94">
      <w:pPr>
        <w:ind w:left="45"/>
        <w:rPr>
          <w:rFonts w:ascii="Cambria" w:hAnsi="Cambria" w:cs="Times New Roman"/>
          <w:sz w:val="20"/>
          <w:szCs w:val="20"/>
          <w:lang w:val="en-US"/>
        </w:rPr>
      </w:pPr>
      <w:r w:rsidRPr="006B5815">
        <w:rPr>
          <w:rFonts w:ascii="Cambria" w:hAnsi="Cambria" w:cs="Times New Roman"/>
          <w:b/>
          <w:bCs/>
          <w:color w:val="000000"/>
          <w:sz w:val="20"/>
          <w:szCs w:val="20"/>
          <w:lang w:val="en-US"/>
        </w:rPr>
        <w:t>Effects of colony composition on individual behavior.</w:t>
      </w:r>
      <w:r w:rsidRPr="006B5815">
        <w:rPr>
          <w:rFonts w:ascii="Cambria" w:hAnsi="Cambria" w:cs="Times New Roman"/>
          <w:color w:val="000000"/>
          <w:sz w:val="20"/>
          <w:szCs w:val="20"/>
          <w:lang w:val="en-US"/>
        </w:rPr>
        <w:t xml:space="preserve"> Mixing individuals with different behavioral tendencies could in principle have three outcomes: 1) individual behavior is unaffected by colony composition, meaning the difference between </w:t>
      </w:r>
      <w:del w:id="32" w:author="Daniel Kronauer" w:date="2019-07-08T12:41:00Z">
        <w:r w:rsidRPr="006B5815" w:rsidDel="00C11B18">
          <w:rPr>
            <w:rFonts w:ascii="Cambria" w:hAnsi="Cambria" w:cs="Times New Roman"/>
            <w:color w:val="000000"/>
            <w:sz w:val="20"/>
            <w:szCs w:val="20"/>
            <w:lang w:val="en-US"/>
          </w:rPr>
          <w:delText xml:space="preserve">ant </w:delText>
        </w:r>
      </w:del>
      <w:r w:rsidRPr="006B5815">
        <w:rPr>
          <w:rFonts w:ascii="Cambria" w:hAnsi="Cambria" w:cs="Times New Roman"/>
          <w:color w:val="000000"/>
          <w:sz w:val="20"/>
          <w:szCs w:val="20"/>
          <w:lang w:val="en-US"/>
        </w:rPr>
        <w:t xml:space="preserve">types across homogeneous colonies is similar to the difference between the same </w:t>
      </w:r>
      <w:del w:id="33" w:author="Daniel Kronauer" w:date="2019-07-08T12:41:00Z">
        <w:r w:rsidRPr="006B5815" w:rsidDel="00C11B18">
          <w:rPr>
            <w:rFonts w:ascii="Cambria" w:hAnsi="Cambria" w:cs="Times New Roman"/>
            <w:color w:val="000000"/>
            <w:sz w:val="20"/>
            <w:szCs w:val="20"/>
            <w:lang w:val="en-US"/>
          </w:rPr>
          <w:delText xml:space="preserve">ant </w:delText>
        </w:r>
      </w:del>
      <w:r w:rsidRPr="006B5815">
        <w:rPr>
          <w:rFonts w:ascii="Cambria" w:hAnsi="Cambria" w:cs="Times New Roman"/>
          <w:color w:val="000000"/>
          <w:sz w:val="20"/>
          <w:szCs w:val="20"/>
          <w:lang w:val="en-US"/>
        </w:rPr>
        <w:t>types within heterogeneous colonies: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 |</w:t>
      </w:r>
      <w:proofErr w:type="spellStart"/>
      <w:r w:rsidRPr="006B5815">
        <w:rPr>
          <w:rFonts w:ascii="Cambria" w:hAnsi="Cambria" w:cs="Times New Roman"/>
          <w:color w:val="000000"/>
          <w:sz w:val="20"/>
          <w:szCs w:val="20"/>
          <w:lang w:val="en-US"/>
        </w:rPr>
        <w:t>A</w:t>
      </w:r>
      <w:r w:rsidRPr="006B5815">
        <w:rPr>
          <w:rFonts w:ascii="Cambria" w:hAnsi="Cambria" w:cs="Times New Roman"/>
          <w:color w:val="000000"/>
          <w:sz w:val="20"/>
          <w:szCs w:val="20"/>
          <w:vertAlign w:val="subscript"/>
          <w:lang w:val="en-US"/>
        </w:rPr>
        <w:t>het</w:t>
      </w:r>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2) behavioral ‘contagion’: individuals become behaviorally more similar to each other when mixed, so that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&gt; |</w:t>
      </w:r>
      <w:proofErr w:type="spellStart"/>
      <w:r w:rsidRPr="006B5815">
        <w:rPr>
          <w:rFonts w:ascii="Cambria" w:hAnsi="Cambria" w:cs="Times New Roman"/>
          <w:color w:val="000000"/>
          <w:sz w:val="20"/>
          <w:szCs w:val="20"/>
          <w:lang w:val="en-US"/>
        </w:rPr>
        <w:t>A</w:t>
      </w:r>
      <w:r w:rsidRPr="006B5815">
        <w:rPr>
          <w:rFonts w:ascii="Cambria" w:hAnsi="Cambria" w:cs="Times New Roman"/>
          <w:color w:val="000000"/>
          <w:sz w:val="20"/>
          <w:szCs w:val="20"/>
          <w:vertAlign w:val="subscript"/>
          <w:lang w:val="en-US"/>
        </w:rPr>
        <w:t>het</w:t>
      </w:r>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and 3) behavioral ‘amplification’: individuals become behaviorally more different from each other when mixed, so that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&lt; |</w:t>
      </w:r>
      <w:proofErr w:type="spellStart"/>
      <w:r w:rsidRPr="006B5815">
        <w:rPr>
          <w:rFonts w:ascii="Cambria" w:hAnsi="Cambria" w:cs="Times New Roman"/>
          <w:color w:val="000000"/>
          <w:sz w:val="20"/>
          <w:szCs w:val="20"/>
          <w:lang w:val="en-US"/>
        </w:rPr>
        <w:t>A</w:t>
      </w:r>
      <w:r w:rsidRPr="006B5815">
        <w:rPr>
          <w:rFonts w:ascii="Cambria" w:hAnsi="Cambria" w:cs="Times New Roman"/>
          <w:color w:val="000000"/>
          <w:sz w:val="20"/>
          <w:szCs w:val="20"/>
          <w:vertAlign w:val="subscript"/>
          <w:lang w:val="en-US"/>
        </w:rPr>
        <w:t>het</w:t>
      </w:r>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het</w:t>
      </w:r>
      <w:proofErr w:type="spellEnd"/>
      <w:r w:rsidRPr="006B5815">
        <w:rPr>
          <w:rFonts w:ascii="Cambria" w:hAnsi="Cambria" w:cs="Times New Roman"/>
          <w:color w:val="000000"/>
          <w:sz w:val="20"/>
          <w:szCs w:val="20"/>
          <w:lang w:val="en-US"/>
        </w:rPr>
        <w:t xml:space="preserve">|. This last outcome is the intuitive prediction of the </w:t>
      </w:r>
      <w:commentRangeStart w:id="34"/>
      <w:r w:rsidRPr="006B5815">
        <w:rPr>
          <w:rFonts w:ascii="Cambria" w:hAnsi="Cambria" w:cs="Times New Roman"/>
          <w:color w:val="000000"/>
          <w:sz w:val="20"/>
          <w:szCs w:val="20"/>
          <w:lang w:val="en-US"/>
        </w:rPr>
        <w:t>threshold model</w:t>
      </w:r>
      <w:commentRangeEnd w:id="34"/>
      <w:r w:rsidR="00C11B18">
        <w:rPr>
          <w:rStyle w:val="CommentReference"/>
        </w:rPr>
        <w:commentReference w:id="34"/>
      </w:r>
      <w:r w:rsidRPr="006B5815">
        <w:rPr>
          <w:rFonts w:ascii="Cambria" w:hAnsi="Cambria" w:cs="Times New Roman"/>
          <w:color w:val="000000"/>
          <w:sz w:val="20"/>
          <w:szCs w:val="20"/>
          <w:lang w:val="en-US"/>
        </w:rPr>
        <w:t xml:space="preserve">, </w:t>
      </w:r>
      <w:proofErr w:type="gramStart"/>
      <w:r w:rsidRPr="006B5815">
        <w:rPr>
          <w:rFonts w:ascii="Cambria" w:hAnsi="Cambria" w:cs="Times New Roman"/>
          <w:color w:val="000000"/>
          <w:sz w:val="20"/>
          <w:szCs w:val="20"/>
          <w:lang w:val="en-US"/>
        </w:rPr>
        <w:t>assuming that</w:t>
      </w:r>
      <w:proofErr w:type="gramEnd"/>
      <w:r w:rsidRPr="006B5815">
        <w:rPr>
          <w:rFonts w:ascii="Cambria" w:hAnsi="Cambria" w:cs="Times New Roman"/>
          <w:color w:val="000000"/>
          <w:sz w:val="20"/>
          <w:szCs w:val="20"/>
          <w:lang w:val="en-US"/>
        </w:rPr>
        <w:t xml:space="preserve"> individuals vary </w:t>
      </w:r>
      <w:ins w:id="35" w:author="Daniel Kronauer" w:date="2019-07-08T12:43:00Z">
        <w:r w:rsidR="005F3978">
          <w:rPr>
            <w:rFonts w:ascii="Cambria" w:hAnsi="Cambria" w:cs="Times New Roman"/>
            <w:color w:val="000000"/>
            <w:sz w:val="20"/>
            <w:szCs w:val="20"/>
            <w:lang w:val="en-US"/>
          </w:rPr>
          <w:t xml:space="preserve">only </w:t>
        </w:r>
      </w:ins>
      <w:r w:rsidRPr="006B5815">
        <w:rPr>
          <w:rFonts w:ascii="Cambria" w:hAnsi="Cambria" w:cs="Times New Roman"/>
          <w:color w:val="000000"/>
          <w:sz w:val="20"/>
          <w:szCs w:val="20"/>
          <w:lang w:val="en-US"/>
        </w:rPr>
        <w:t>in threshold</w:t>
      </w:r>
      <w:del w:id="36" w:author="Daniel Kronauer" w:date="2019-07-08T12:43:00Z">
        <w:r w:rsidRPr="006B5815" w:rsidDel="005F3978">
          <w:rPr>
            <w:rFonts w:ascii="Cambria" w:hAnsi="Cambria" w:cs="Times New Roman"/>
            <w:color w:val="000000"/>
            <w:sz w:val="20"/>
            <w:szCs w:val="20"/>
            <w:lang w:val="en-US"/>
          </w:rPr>
          <w:delText xml:space="preserve"> alone</w:delText>
        </w:r>
      </w:del>
      <w:r w:rsidRPr="006B5815">
        <w:rPr>
          <w:rFonts w:ascii="Cambria" w:hAnsi="Cambria" w:cs="Times New Roman"/>
          <w:color w:val="000000"/>
          <w:sz w:val="20"/>
          <w:szCs w:val="20"/>
          <w:lang w:val="en-US"/>
        </w:rPr>
        <w:t>. Surprisingly, we find that the direction and magnitude of change</w:t>
      </w:r>
      <w:del w:id="37" w:author="Daniel Kronauer" w:date="2019-07-08T12:43:00Z">
        <w:r w:rsidRPr="006B5815" w:rsidDel="005F3978">
          <w:rPr>
            <w:rFonts w:ascii="Cambria" w:hAnsi="Cambria" w:cs="Times New Roman"/>
            <w:color w:val="000000"/>
            <w:sz w:val="20"/>
            <w:szCs w:val="20"/>
            <w:lang w:val="en-US"/>
          </w:rPr>
          <w:delText>s</w:delText>
        </w:r>
      </w:del>
      <w:r w:rsidRPr="006B5815">
        <w:rPr>
          <w:rFonts w:ascii="Cambria" w:hAnsi="Cambria" w:cs="Times New Roman"/>
          <w:color w:val="000000"/>
          <w:sz w:val="20"/>
          <w:szCs w:val="20"/>
          <w:lang w:val="en-US"/>
        </w:rPr>
        <w:t xml:space="preserve"> in individual behavior between homogeneous and heterogeneous colonies depends on the type of workforce heterogeneity that we manipulated, so that all three outcomes occurred across our experiments. In two separate experiments, genetic heterogeneity resulted in behavioral contagion (Fig. 1a-b; Student’s t-test: t=-3.86, p=0.002 in colonies with A brood, t=-2.62, p= 0.02 in colonies with B brood). In contrast, age-specific behavior was unaffected by demographic heterogeneity (Fig. 1c; t=1.50, p=0.16). Finally, morphological heterogeneity resulted in behavioral amplification (Fig. 1d; t=2.44, p=0.02). In cases where type-specific behavior </w:t>
      </w:r>
      <w:proofErr w:type="gramStart"/>
      <w:r w:rsidRPr="006B5815">
        <w:rPr>
          <w:rFonts w:ascii="Cambria" w:hAnsi="Cambria" w:cs="Times New Roman"/>
          <w:color w:val="000000"/>
          <w:sz w:val="20"/>
          <w:szCs w:val="20"/>
          <w:lang w:val="en-US"/>
        </w:rPr>
        <w:t>was affected</w:t>
      </w:r>
      <w:proofErr w:type="gramEnd"/>
      <w:r w:rsidRPr="006B5815">
        <w:rPr>
          <w:rFonts w:ascii="Cambria" w:hAnsi="Cambria" w:cs="Times New Roman"/>
          <w:color w:val="000000"/>
          <w:sz w:val="20"/>
          <w:szCs w:val="20"/>
          <w:lang w:val="en-US"/>
        </w:rPr>
        <w:t xml:space="preserve"> by colony composition (i.e. for genetic and morphological heterogeneity), we further tested whether the amplitude of the effect differed across </w:t>
      </w:r>
      <w:del w:id="38" w:author="Daniel Kronauer" w:date="2019-07-08T12:44:00Z">
        <w:r w:rsidRPr="006B5815" w:rsidDel="005F3978">
          <w:rPr>
            <w:rFonts w:ascii="Cambria" w:hAnsi="Cambria" w:cs="Times New Roman"/>
            <w:color w:val="000000"/>
            <w:sz w:val="20"/>
            <w:szCs w:val="20"/>
            <w:lang w:val="en-US"/>
          </w:rPr>
          <w:delText xml:space="preserve">ant </w:delText>
        </w:r>
      </w:del>
      <w:r w:rsidRPr="006B5815">
        <w:rPr>
          <w:rFonts w:ascii="Cambria" w:hAnsi="Cambria" w:cs="Times New Roman"/>
          <w:color w:val="000000"/>
          <w:sz w:val="20"/>
          <w:szCs w:val="20"/>
          <w:lang w:val="en-US"/>
        </w:rPr>
        <w:t>types, in which case we expected the behavior of heterogeneous colonies to differ from the mean behavior of both homogeneous colonies (mixed ≠ mean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xml:space="preserve">,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We find clear evidence for asymmetric behavioral contagion in genetically heterogeneous colonies with A brood (Fig. 1a), where </w:t>
      </w:r>
      <w:proofErr w:type="spellStart"/>
      <w:r w:rsidRPr="006B5815">
        <w:rPr>
          <w:rFonts w:ascii="Cambria" w:hAnsi="Cambria" w:cs="Times New Roman"/>
          <w:color w:val="000000"/>
          <w:sz w:val="20"/>
          <w:szCs w:val="20"/>
          <w:lang w:val="en-US"/>
        </w:rPr>
        <w:t>extranidal</w:t>
      </w:r>
      <w:proofErr w:type="spellEnd"/>
      <w:r w:rsidRPr="006B5815">
        <w:rPr>
          <w:rFonts w:ascii="Cambria" w:hAnsi="Cambria" w:cs="Times New Roman"/>
          <w:color w:val="000000"/>
          <w:sz w:val="20"/>
          <w:szCs w:val="20"/>
          <w:lang w:val="en-US"/>
        </w:rPr>
        <w:t xml:space="preserve"> activity of A workers was greatly increased by the presence of B workers (mixed vs. mean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xml:space="preserve">,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t=9.18, p=3.76*10</w:t>
      </w:r>
      <w:r w:rsidRPr="006B5815">
        <w:rPr>
          <w:rFonts w:ascii="Cambria" w:hAnsi="Cambria" w:cs="Times New Roman"/>
          <w:color w:val="000000"/>
          <w:sz w:val="20"/>
          <w:szCs w:val="20"/>
          <w:vertAlign w:val="superscript"/>
          <w:lang w:val="en-US"/>
        </w:rPr>
        <w:t>-05</w:t>
      </w:r>
      <w:r w:rsidRPr="006B5815">
        <w:rPr>
          <w:rFonts w:ascii="Cambria" w:hAnsi="Cambria" w:cs="Times New Roman"/>
          <w:color w:val="000000"/>
          <w:sz w:val="20"/>
          <w:szCs w:val="20"/>
          <w:lang w:val="en-US"/>
        </w:rPr>
        <w:t>), while in the other cases the effects of colony composition on type-specific behavior did not differ across types (Fig. 1b: mixed vs. mean (A</w:t>
      </w:r>
      <w:r w:rsidRPr="006B5815">
        <w:rPr>
          <w:rFonts w:ascii="Cambria" w:hAnsi="Cambria" w:cs="Times New Roman"/>
          <w:color w:val="000000"/>
          <w:sz w:val="20"/>
          <w:szCs w:val="20"/>
          <w:vertAlign w:val="subscript"/>
          <w:lang w:val="en-US"/>
        </w:rPr>
        <w:t>hom</w:t>
      </w:r>
      <w:r w:rsidRPr="006B5815">
        <w:rPr>
          <w:rFonts w:ascii="Cambria" w:hAnsi="Cambria" w:cs="Times New Roman"/>
          <w:color w:val="000000"/>
          <w:sz w:val="20"/>
          <w:szCs w:val="20"/>
          <w:lang w:val="en-US"/>
        </w:rPr>
        <w:t xml:space="preserve">, </w:t>
      </w:r>
      <w:proofErr w:type="spellStart"/>
      <w:r w:rsidRPr="006B5815">
        <w:rPr>
          <w:rFonts w:ascii="Cambria" w:hAnsi="Cambria" w:cs="Times New Roman"/>
          <w:color w:val="000000"/>
          <w:sz w:val="20"/>
          <w:szCs w:val="20"/>
          <w:lang w:val="en-US"/>
        </w:rPr>
        <w:t>B</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in colonies with B brood: t=-1.31, p=0.23, Fig. 1d: mixed vs. mean (</w:t>
      </w:r>
      <w:proofErr w:type="spellStart"/>
      <w:r w:rsidRPr="006B5815">
        <w:rPr>
          <w:rFonts w:ascii="Cambria" w:hAnsi="Cambria" w:cs="Times New Roman"/>
          <w:color w:val="000000"/>
          <w:sz w:val="20"/>
          <w:szCs w:val="20"/>
          <w:lang w:val="en-US"/>
        </w:rPr>
        <w:t>HRI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xml:space="preserve">, </w:t>
      </w:r>
      <w:proofErr w:type="spellStart"/>
      <w:r w:rsidRPr="006B5815">
        <w:rPr>
          <w:rFonts w:ascii="Cambria" w:hAnsi="Cambria" w:cs="Times New Roman"/>
          <w:color w:val="000000"/>
          <w:sz w:val="20"/>
          <w:szCs w:val="20"/>
          <w:lang w:val="en-US"/>
        </w:rPr>
        <w:t>LRI</w:t>
      </w:r>
      <w:r w:rsidRPr="006B5815">
        <w:rPr>
          <w:rFonts w:ascii="Cambria" w:hAnsi="Cambria" w:cs="Times New Roman"/>
          <w:color w:val="000000"/>
          <w:sz w:val="20"/>
          <w:szCs w:val="20"/>
          <w:vertAlign w:val="subscript"/>
          <w:lang w:val="en-US"/>
        </w:rPr>
        <w:t>hom</w:t>
      </w:r>
      <w:proofErr w:type="spellEnd"/>
      <w:r w:rsidRPr="006B5815">
        <w:rPr>
          <w:rFonts w:ascii="Cambria" w:hAnsi="Cambria" w:cs="Times New Roman"/>
          <w:color w:val="000000"/>
          <w:sz w:val="20"/>
          <w:szCs w:val="20"/>
          <w:lang w:val="en-US"/>
        </w:rPr>
        <w:t>): t=-0.03, p=0.97).</w:t>
      </w:r>
    </w:p>
    <w:p w14:paraId="1EA393F3" w14:textId="77777777" w:rsidR="006B5815" w:rsidRPr="006B5815" w:rsidRDefault="006B5815" w:rsidP="00A20B94">
      <w:pPr>
        <w:rPr>
          <w:rFonts w:ascii="Cambria" w:eastAsia="Times New Roman" w:hAnsi="Cambria" w:cs="Times New Roman"/>
          <w:sz w:val="20"/>
          <w:szCs w:val="20"/>
          <w:lang w:val="en-US"/>
        </w:rPr>
      </w:pPr>
    </w:p>
    <w:p w14:paraId="046F9EC2"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Theoretical analysis.</w:t>
      </w:r>
      <w:r w:rsidRPr="006B5815">
        <w:rPr>
          <w:rFonts w:ascii="Cambria" w:hAnsi="Cambria" w:cs="Times New Roman"/>
          <w:color w:val="000000"/>
          <w:sz w:val="20"/>
          <w:szCs w:val="20"/>
          <w:lang w:val="en-US"/>
        </w:rPr>
        <w:t xml:space="preserve"> We then used mathematical modelling to explore what </w:t>
      </w:r>
      <w:commentRangeStart w:id="39"/>
      <w:r w:rsidRPr="006B5815">
        <w:rPr>
          <w:rFonts w:ascii="Cambria" w:hAnsi="Cambria" w:cs="Times New Roman"/>
          <w:color w:val="000000"/>
          <w:sz w:val="20"/>
          <w:szCs w:val="20"/>
          <w:lang w:val="en-US"/>
        </w:rPr>
        <w:t>minimal</w:t>
      </w:r>
      <w:commentRangeEnd w:id="39"/>
      <w:r w:rsidR="005F3978">
        <w:rPr>
          <w:rStyle w:val="CommentReference"/>
        </w:rPr>
        <w:commentReference w:id="39"/>
      </w:r>
      <w:r w:rsidRPr="006B5815">
        <w:rPr>
          <w:rFonts w:ascii="Cambria" w:hAnsi="Cambria" w:cs="Times New Roman"/>
          <w:color w:val="000000"/>
          <w:sz w:val="20"/>
          <w:szCs w:val="20"/>
          <w:lang w:val="en-US"/>
        </w:rPr>
        <w:t xml:space="preserve"> mechanisms can explain the observed patterns. We began by investigating whether fixed response thresholds </w:t>
      </w:r>
      <w:hyperlink r:id="rId24" w:history="1">
        <w:r w:rsidRPr="00A20B94">
          <w:rPr>
            <w:rFonts w:ascii="Cambria" w:hAnsi="Cambria" w:cs="Times New Roman"/>
            <w:color w:val="000000"/>
            <w:sz w:val="20"/>
            <w:szCs w:val="20"/>
            <w:u w:val="single"/>
            <w:lang w:val="en-US"/>
          </w:rPr>
          <w:t>(22)</w:t>
        </w:r>
      </w:hyperlink>
      <w:r w:rsidRPr="006B5815">
        <w:rPr>
          <w:rFonts w:ascii="Cambria" w:hAnsi="Cambria" w:cs="Times New Roman"/>
          <w:color w:val="000000"/>
          <w:sz w:val="20"/>
          <w:szCs w:val="20"/>
          <w:lang w:val="en-US"/>
        </w:rPr>
        <w:t xml:space="preserve">, the best theoretically established mechanism for DOL, could recapitulate the empirical results. The FTM was a natural starting point for our analysis because of its simplicity and past success in capturing the emergence of DOL based on variation in individual response threshold </w:t>
      </w:r>
      <w:hyperlink r:id="rId25" w:history="1">
        <w:r w:rsidRPr="00A20B94">
          <w:rPr>
            <w:rFonts w:ascii="Cambria" w:hAnsi="Cambria" w:cs="Times New Roman"/>
            <w:color w:val="000000"/>
            <w:sz w:val="20"/>
            <w:szCs w:val="20"/>
            <w:u w:val="single"/>
            <w:lang w:val="en-US"/>
          </w:rPr>
          <w:t>(20)</w:t>
        </w:r>
      </w:hyperlink>
      <w:r w:rsidRPr="006B5815">
        <w:rPr>
          <w:rFonts w:ascii="Cambria" w:hAnsi="Cambria" w:cs="Times New Roman"/>
          <w:color w:val="000000"/>
          <w:sz w:val="20"/>
          <w:szCs w:val="20"/>
          <w:lang w:val="en-US"/>
        </w:rPr>
        <w:t xml:space="preserve">. </w:t>
      </w:r>
      <w:commentRangeStart w:id="40"/>
      <w:r w:rsidRPr="006B5815">
        <w:rPr>
          <w:rFonts w:ascii="Cambria" w:hAnsi="Cambria" w:cs="Times New Roman"/>
          <w:color w:val="000000"/>
          <w:sz w:val="20"/>
          <w:szCs w:val="20"/>
          <w:lang w:val="en-US"/>
        </w:rPr>
        <w:t xml:space="preserve">Each task </w:t>
      </w:r>
      <w:proofErr w:type="gramStart"/>
      <w:r w:rsidRPr="006B5815">
        <w:rPr>
          <w:rFonts w:ascii="Cambria" w:hAnsi="Cambria" w:cs="Times New Roman"/>
          <w:color w:val="000000"/>
          <w:sz w:val="20"/>
          <w:szCs w:val="20"/>
          <w:lang w:val="en-US"/>
        </w:rPr>
        <w:t>is assumed</w:t>
      </w:r>
      <w:proofErr w:type="gramEnd"/>
      <w:r w:rsidRPr="006B5815">
        <w:rPr>
          <w:rFonts w:ascii="Cambria" w:hAnsi="Cambria" w:cs="Times New Roman"/>
          <w:color w:val="000000"/>
          <w:sz w:val="20"/>
          <w:szCs w:val="20"/>
          <w:lang w:val="en-US"/>
        </w:rPr>
        <w:t xml:space="preserve"> to have an associated stimulus that signals the colony demand for that task. Individuals respond to these stimuli based on fixed internal thresholds that govern their likelihood for performing a task given its stimulus level; the higher the stimulus for a task relative to an individual’s threshold, the more likely it is to begin the task. The task-specific thresholds </w:t>
      </w:r>
      <w:proofErr w:type="gramStart"/>
      <w:r w:rsidRPr="006B5815">
        <w:rPr>
          <w:rFonts w:ascii="Cambria" w:hAnsi="Cambria" w:cs="Times New Roman"/>
          <w:color w:val="000000"/>
          <w:sz w:val="20"/>
          <w:szCs w:val="20"/>
          <w:lang w:val="en-US"/>
        </w:rPr>
        <w:t>are drawn</w:t>
      </w:r>
      <w:proofErr w:type="gramEnd"/>
      <w:r w:rsidRPr="006B5815">
        <w:rPr>
          <w:rFonts w:ascii="Cambria" w:hAnsi="Cambria" w:cs="Times New Roman"/>
          <w:color w:val="000000"/>
          <w:sz w:val="20"/>
          <w:szCs w:val="20"/>
          <w:lang w:val="en-US"/>
        </w:rPr>
        <w:t xml:space="preserve"> from a normal distribution for each task, and there are no task-switching costs. The stimuli increase at constant rates; when a task </w:t>
      </w:r>
      <w:proofErr w:type="gramStart"/>
      <w:r w:rsidRPr="006B5815">
        <w:rPr>
          <w:rFonts w:ascii="Cambria" w:hAnsi="Cambria" w:cs="Times New Roman"/>
          <w:color w:val="000000"/>
          <w:sz w:val="20"/>
          <w:szCs w:val="20"/>
          <w:lang w:val="en-US"/>
        </w:rPr>
        <w:t>is performed</w:t>
      </w:r>
      <w:proofErr w:type="gramEnd"/>
      <w:r w:rsidRPr="006B5815">
        <w:rPr>
          <w:rFonts w:ascii="Cambria" w:hAnsi="Cambria" w:cs="Times New Roman"/>
          <w:color w:val="000000"/>
          <w:sz w:val="20"/>
          <w:szCs w:val="20"/>
          <w:lang w:val="en-US"/>
        </w:rPr>
        <w:t xml:space="preserve">, however, its stimulus level decreases </w:t>
      </w:r>
      <w:commentRangeEnd w:id="40"/>
      <w:r w:rsidR="005F3978">
        <w:rPr>
          <w:rStyle w:val="CommentReference"/>
        </w:rPr>
        <w:commentReference w:id="40"/>
      </w:r>
      <w:r w:rsidRPr="006B5815">
        <w:rPr>
          <w:rFonts w:ascii="Cambria" w:hAnsi="Cambria" w:cs="Times New Roman"/>
          <w:color w:val="000000"/>
          <w:sz w:val="20"/>
          <w:szCs w:val="20"/>
          <w:lang w:val="en-US"/>
        </w:rPr>
        <w:t xml:space="preserve">(see Methods; analytical calculations in </w:t>
      </w:r>
      <w:commentRangeStart w:id="41"/>
      <w:r w:rsidRPr="006B5815">
        <w:rPr>
          <w:rFonts w:ascii="Cambria" w:hAnsi="Cambria" w:cs="Times New Roman"/>
          <w:color w:val="000000"/>
          <w:sz w:val="20"/>
          <w:szCs w:val="20"/>
          <w:lang w:val="en-US"/>
        </w:rPr>
        <w:t xml:space="preserve">SI </w:t>
      </w:r>
      <w:commentRangeStart w:id="42"/>
      <w:r w:rsidRPr="006B5815">
        <w:rPr>
          <w:rFonts w:ascii="Cambria" w:hAnsi="Cambria" w:cs="Times New Roman"/>
          <w:color w:val="000000"/>
          <w:sz w:val="20"/>
          <w:szCs w:val="20"/>
          <w:lang w:val="en-US"/>
        </w:rPr>
        <w:t>Appendix</w:t>
      </w:r>
      <w:commentRangeEnd w:id="41"/>
      <w:r w:rsidR="00634EEE">
        <w:rPr>
          <w:rStyle w:val="CommentReference"/>
        </w:rPr>
        <w:commentReference w:id="41"/>
      </w:r>
      <w:commentRangeEnd w:id="42"/>
      <w:r w:rsidR="005F3978">
        <w:rPr>
          <w:rStyle w:val="CommentReference"/>
        </w:rPr>
        <w:commentReference w:id="42"/>
      </w:r>
      <w:r w:rsidRPr="006B5815">
        <w:rPr>
          <w:rFonts w:ascii="Cambria" w:hAnsi="Cambria" w:cs="Times New Roman"/>
          <w:color w:val="000000"/>
          <w:sz w:val="20"/>
          <w:szCs w:val="20"/>
          <w:lang w:val="en-US"/>
        </w:rPr>
        <w:t>).</w:t>
      </w:r>
    </w:p>
    <w:p w14:paraId="492A24E9" w14:textId="77777777" w:rsidR="006B5815" w:rsidRPr="006B5815" w:rsidRDefault="006B5815" w:rsidP="00A20B94">
      <w:pPr>
        <w:rPr>
          <w:rFonts w:ascii="Cambria" w:eastAsia="Times New Roman" w:hAnsi="Cambria" w:cs="Times New Roman"/>
          <w:sz w:val="20"/>
          <w:szCs w:val="20"/>
          <w:lang w:val="en-US"/>
        </w:rPr>
      </w:pPr>
    </w:p>
    <w:p w14:paraId="70D6CD77" w14:textId="5B60EA74" w:rsidR="006B5815" w:rsidRPr="006B5815" w:rsidRDefault="006B5815" w:rsidP="00E96C75">
      <w:pPr>
        <w:ind w:left="720" w:hanging="720"/>
        <w:rPr>
          <w:rFonts w:ascii="Cambria" w:hAnsi="Cambria" w:cs="Times New Roman"/>
          <w:sz w:val="20"/>
          <w:szCs w:val="20"/>
          <w:lang w:val="en-US"/>
        </w:rPr>
        <w:pPrChange w:id="43" w:author="Mari Kawakatsu" w:date="2019-07-09T11:22:00Z">
          <w:pPr/>
        </w:pPrChange>
      </w:pPr>
      <w:r w:rsidRPr="006B5815">
        <w:rPr>
          <w:rFonts w:ascii="Cambria" w:hAnsi="Cambria" w:cs="Times New Roman"/>
          <w:color w:val="000000"/>
          <w:sz w:val="20"/>
          <w:szCs w:val="20"/>
          <w:lang w:val="en-US"/>
        </w:rPr>
        <w:t xml:space="preserve">First, we asked whether our empirical results could </w:t>
      </w:r>
      <w:proofErr w:type="gramStart"/>
      <w:r w:rsidRPr="006B5815">
        <w:rPr>
          <w:rFonts w:ascii="Cambria" w:hAnsi="Cambria" w:cs="Times New Roman"/>
          <w:color w:val="000000"/>
          <w:sz w:val="20"/>
          <w:szCs w:val="20"/>
          <w:lang w:val="en-US"/>
        </w:rPr>
        <w:t>be recapitulated</w:t>
      </w:r>
      <w:proofErr w:type="gramEnd"/>
      <w:r w:rsidRPr="006B5815">
        <w:rPr>
          <w:rFonts w:ascii="Cambria" w:hAnsi="Cambria" w:cs="Times New Roman"/>
          <w:color w:val="000000"/>
          <w:sz w:val="20"/>
          <w:szCs w:val="20"/>
          <w:lang w:val="en-US"/>
        </w:rPr>
        <w:t xml:space="preserve"> by considering two types of ants that differed only in mean response threshold, the most commonly considered source of heterogeneity in models of DOL. This simplistic assumption failed to capture key features of our results (Fig. S2), particularly differences in mean behavior across pure colonies (Fig. 1a-d) and behavioral contagion (Fig. 1a-b). Thus, variation in mean threshold alone was insufficient to explain the observed data. This suggested the need to consider other biologically realistic sources of heterogeneity in the FTM. Ants of different age, genotype, or morphology can vary in the efficiency with which they performed the tasks, the within-type variation in response threshold, and the average duration during which they perform a given task, in addition to the mean threshold. Although these variations have </w:t>
      </w:r>
      <w:proofErr w:type="gramStart"/>
      <w:r w:rsidRPr="006B5815">
        <w:rPr>
          <w:rFonts w:ascii="Cambria" w:hAnsi="Cambria" w:cs="Times New Roman"/>
          <w:color w:val="000000"/>
          <w:sz w:val="20"/>
          <w:szCs w:val="20"/>
          <w:lang w:val="en-US"/>
        </w:rPr>
        <w:t>been documented</w:t>
      </w:r>
      <w:proofErr w:type="gramEnd"/>
      <w:r w:rsidRPr="006B5815">
        <w:rPr>
          <w:rFonts w:ascii="Cambria" w:hAnsi="Cambria" w:cs="Times New Roman"/>
          <w:color w:val="000000"/>
          <w:sz w:val="20"/>
          <w:szCs w:val="20"/>
          <w:lang w:val="en-US"/>
        </w:rPr>
        <w:t xml:space="preserve"> in the empirical literature </w:t>
      </w:r>
      <w:r w:rsidR="00072C6F">
        <w:fldChar w:fldCharType="begin"/>
      </w:r>
      <w:r w:rsidR="00072C6F">
        <w:instrText xml:space="preserve"> HYPERLINK "https://paperpile.com/c/L0XgXK/Kk4m+thMZ+NYwR+WKv</w:instrText>
      </w:r>
      <w:r w:rsidR="00072C6F">
        <w:instrText xml:space="preserve">f+ykBb" </w:instrText>
      </w:r>
      <w:r w:rsidR="00072C6F">
        <w:fldChar w:fldCharType="separate"/>
      </w:r>
      <w:r w:rsidRPr="00A20B94">
        <w:rPr>
          <w:rFonts w:ascii="Cambria" w:hAnsi="Cambria" w:cs="Times New Roman"/>
          <w:color w:val="000000"/>
          <w:sz w:val="20"/>
          <w:szCs w:val="20"/>
          <w:u w:val="single"/>
          <w:lang w:val="en-US"/>
        </w:rPr>
        <w:t>(14–17, 23)</w:t>
      </w:r>
      <w:r w:rsidR="00072C6F">
        <w:rPr>
          <w:rFonts w:ascii="Cambria" w:hAnsi="Cambria" w:cs="Times New Roman"/>
          <w:color w:val="000000"/>
          <w:sz w:val="20"/>
          <w:szCs w:val="20"/>
          <w:u w:val="single"/>
          <w:lang w:val="en-US"/>
        </w:rPr>
        <w:fldChar w:fldCharType="end"/>
      </w:r>
      <w:r w:rsidRPr="006B5815">
        <w:rPr>
          <w:rFonts w:ascii="Cambria" w:hAnsi="Cambria" w:cs="Times New Roman"/>
          <w:color w:val="000000"/>
          <w:sz w:val="20"/>
          <w:szCs w:val="20"/>
          <w:lang w:val="en-US"/>
        </w:rPr>
        <w:t xml:space="preserve">, they have been largely ignored in the theoretical modelling of DOL. We also considered genetically determined variation in task demand emanating from the larvae; larvae have </w:t>
      </w:r>
      <w:r w:rsidRPr="006B5815">
        <w:rPr>
          <w:rFonts w:ascii="Cambria" w:hAnsi="Cambria" w:cs="Times New Roman"/>
          <w:color w:val="000000"/>
          <w:sz w:val="20"/>
          <w:szCs w:val="20"/>
          <w:lang w:val="en-US"/>
        </w:rPr>
        <w:lastRenderedPageBreak/>
        <w:t xml:space="preserve">a major influence on worker behavior in </w:t>
      </w:r>
      <w:r w:rsidRPr="006B5815">
        <w:rPr>
          <w:rFonts w:ascii="Cambria" w:hAnsi="Cambria" w:cs="Times New Roman"/>
          <w:i/>
          <w:iCs/>
          <w:color w:val="000000"/>
          <w:sz w:val="20"/>
          <w:szCs w:val="20"/>
          <w:lang w:val="en-US"/>
        </w:rPr>
        <w:t>O. biroi</w:t>
      </w:r>
      <w:r w:rsidRPr="006B5815">
        <w:rPr>
          <w:rFonts w:ascii="Cambria" w:hAnsi="Cambria" w:cs="Times New Roman"/>
          <w:color w:val="000000"/>
          <w:sz w:val="20"/>
          <w:szCs w:val="20"/>
          <w:lang w:val="en-US"/>
        </w:rPr>
        <w:t xml:space="preserve"> </w:t>
      </w:r>
      <w:r w:rsidR="00072C6F">
        <w:fldChar w:fldCharType="begin"/>
      </w:r>
      <w:r w:rsidR="00072C6F">
        <w:instrText xml:space="preserve"> HYPERLIN</w:instrText>
      </w:r>
      <w:r w:rsidR="00072C6F">
        <w:instrText xml:space="preserve">K "https://paperpile.com/c/L0XgXK/pfny" </w:instrText>
      </w:r>
      <w:r w:rsidR="00072C6F">
        <w:fldChar w:fldCharType="separate"/>
      </w:r>
      <w:r w:rsidRPr="00A20B94">
        <w:rPr>
          <w:rFonts w:ascii="Cambria" w:hAnsi="Cambria" w:cs="Times New Roman"/>
          <w:color w:val="000000"/>
          <w:sz w:val="20"/>
          <w:szCs w:val="20"/>
          <w:u w:val="single"/>
          <w:lang w:val="en-US"/>
        </w:rPr>
        <w:t>(24)</w:t>
      </w:r>
      <w:r w:rsidR="00072C6F">
        <w:rPr>
          <w:rFonts w:ascii="Cambria" w:hAnsi="Cambria" w:cs="Times New Roman"/>
          <w:color w:val="000000"/>
          <w:sz w:val="20"/>
          <w:szCs w:val="20"/>
          <w:u w:val="single"/>
          <w:lang w:val="en-US"/>
        </w:rPr>
        <w:fldChar w:fldCharType="end"/>
      </w:r>
      <w:r w:rsidRPr="006B5815">
        <w:rPr>
          <w:rFonts w:ascii="Cambria" w:hAnsi="Cambria" w:cs="Times New Roman"/>
          <w:color w:val="000000"/>
          <w:sz w:val="20"/>
          <w:szCs w:val="20"/>
          <w:lang w:val="en-US"/>
        </w:rPr>
        <w:t xml:space="preserve"> and the interaction between brood and worker genotypes is known to affect colony-level phenotypes </w:t>
      </w:r>
      <w:r w:rsidR="00072C6F">
        <w:fldChar w:fldCharType="begin"/>
      </w:r>
      <w:r w:rsidR="00072C6F">
        <w:instrText xml:space="preserve"> HYPERLINK "https://paperpile.com/c/L0XgXK/5tuQ" </w:instrText>
      </w:r>
      <w:r w:rsidR="00072C6F">
        <w:fldChar w:fldCharType="separate"/>
      </w:r>
      <w:r w:rsidRPr="00A20B94">
        <w:rPr>
          <w:rFonts w:ascii="Cambria" w:hAnsi="Cambria" w:cs="Times New Roman"/>
          <w:color w:val="000000"/>
          <w:sz w:val="20"/>
          <w:szCs w:val="20"/>
          <w:u w:val="single"/>
          <w:lang w:val="en-US"/>
        </w:rPr>
        <w:t>(18)</w:t>
      </w:r>
      <w:r w:rsidR="00072C6F">
        <w:rPr>
          <w:rFonts w:ascii="Cambria" w:hAnsi="Cambria" w:cs="Times New Roman"/>
          <w:color w:val="000000"/>
          <w:sz w:val="20"/>
          <w:szCs w:val="20"/>
          <w:u w:val="single"/>
          <w:lang w:val="en-US"/>
        </w:rPr>
        <w:fldChar w:fldCharType="end"/>
      </w:r>
      <w:r w:rsidRPr="006B5815">
        <w:rPr>
          <w:rFonts w:ascii="Cambria" w:hAnsi="Cambria" w:cs="Times New Roman"/>
          <w:color w:val="000000"/>
          <w:sz w:val="20"/>
          <w:szCs w:val="20"/>
          <w:lang w:val="en-US"/>
        </w:rPr>
        <w:t>. Motivated by these empirical insights, we systematically investigated which heterogeneity or combination of heterogeneities could capture the empirical observations. Introducing between-type variation in task demand emanating from the brood and task performance efficiency of workers resulted in predictions that qualitatively matched the behaviors observed in colonies with genetic mixing, including the asymmetry in behavioral contagion</w:t>
      </w:r>
      <w:del w:id="44" w:author="Daniel Kronauer" w:date="2019-07-08T12:52:00Z">
        <w:r w:rsidRPr="006B5815" w:rsidDel="005F3978">
          <w:rPr>
            <w:rFonts w:ascii="Cambria" w:hAnsi="Cambria" w:cs="Times New Roman"/>
            <w:color w:val="000000"/>
            <w:sz w:val="20"/>
            <w:szCs w:val="20"/>
            <w:lang w:val="en-US"/>
          </w:rPr>
          <w:delText>s</w:delText>
        </w:r>
      </w:del>
      <w:r w:rsidRPr="006B5815">
        <w:rPr>
          <w:rFonts w:ascii="Cambria" w:hAnsi="Cambria" w:cs="Times New Roman"/>
          <w:color w:val="000000"/>
          <w:sz w:val="20"/>
          <w:szCs w:val="20"/>
          <w:lang w:val="en-US"/>
        </w:rPr>
        <w:t xml:space="preserve"> (Fig. 3a-b). Similarly, introducing between-type variation in both task performance efficiency and mean threshold captured the behavioral patterns observed in morphological and demographic mixing (Fig. 3c-d). Thus, fixed thresholds, despite their simplicity, demonstrated strong explanatory power for the observed behaviors of homogeneous and heterogeneous colonies. Given this, we used the FTM to further explore expected patterns of task allocation in colonies with more complex compositions. Both simulations (Fig. S3) and analytical calculations (SI Appendix) predicted that the colony-level mean task performance changes nonlinearly as the ratio of genotypes </w:t>
      </w:r>
      <w:proofErr w:type="gramStart"/>
      <w:r w:rsidRPr="006B5815">
        <w:rPr>
          <w:rFonts w:ascii="Cambria" w:hAnsi="Cambria" w:cs="Times New Roman"/>
          <w:color w:val="000000"/>
          <w:sz w:val="20"/>
          <w:szCs w:val="20"/>
          <w:lang w:val="en-US"/>
        </w:rPr>
        <w:t>was varied</w:t>
      </w:r>
      <w:proofErr w:type="gramEnd"/>
      <w:ins w:id="45" w:author="Daniel Kronauer" w:date="2019-07-08T12:54:00Z">
        <w:r w:rsidR="00F02BFD">
          <w:rPr>
            <w:rFonts w:ascii="Cambria" w:hAnsi="Cambria" w:cs="Times New Roman"/>
            <w:color w:val="000000"/>
            <w:sz w:val="20"/>
            <w:szCs w:val="20"/>
            <w:lang w:val="en-US"/>
          </w:rPr>
          <w:t xml:space="preserve">, providing </w:t>
        </w:r>
      </w:ins>
      <w:ins w:id="46" w:author="Daniel Kronauer" w:date="2019-07-08T16:03:00Z">
        <w:r w:rsidR="005B3919">
          <w:rPr>
            <w:rFonts w:ascii="Cambria" w:hAnsi="Cambria" w:cs="Times New Roman"/>
            <w:color w:val="000000"/>
            <w:sz w:val="20"/>
            <w:szCs w:val="20"/>
            <w:lang w:val="en-US"/>
          </w:rPr>
          <w:t xml:space="preserve">testable </w:t>
        </w:r>
      </w:ins>
      <w:ins w:id="47" w:author="Daniel Kronauer" w:date="2019-07-08T12:54:00Z">
        <w:r w:rsidR="00F02BFD">
          <w:rPr>
            <w:rFonts w:ascii="Cambria" w:hAnsi="Cambria" w:cs="Times New Roman"/>
            <w:color w:val="000000"/>
            <w:sz w:val="20"/>
            <w:szCs w:val="20"/>
            <w:lang w:val="en-US"/>
          </w:rPr>
          <w:t>quantitative predictions for future empirical work</w:t>
        </w:r>
      </w:ins>
      <w:r w:rsidRPr="006B5815">
        <w:rPr>
          <w:rFonts w:ascii="Cambria" w:hAnsi="Cambria" w:cs="Times New Roman"/>
          <w:color w:val="000000"/>
          <w:sz w:val="20"/>
          <w:szCs w:val="20"/>
          <w:lang w:val="en-US"/>
        </w:rPr>
        <w:t>. </w:t>
      </w:r>
    </w:p>
    <w:p w14:paraId="7B9551BA" w14:textId="77777777" w:rsidR="006B5815" w:rsidRPr="006B5815" w:rsidRDefault="006B5815" w:rsidP="00A20B94">
      <w:pPr>
        <w:rPr>
          <w:rFonts w:ascii="Cambria" w:eastAsia="Times New Roman" w:hAnsi="Cambria" w:cs="Times New Roman"/>
          <w:sz w:val="20"/>
          <w:szCs w:val="20"/>
          <w:lang w:val="en-US"/>
        </w:rPr>
      </w:pPr>
    </w:p>
    <w:p w14:paraId="2A6D4462"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Discussion</w:t>
      </w:r>
    </w:p>
    <w:p w14:paraId="3CE52829" w14:textId="70FE3C05"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lang w:val="en-US"/>
        </w:rPr>
        <w:t xml:space="preserve">Our quantitative analysis of the effects of colony genetic, </w:t>
      </w:r>
      <w:proofErr w:type="gramStart"/>
      <w:r w:rsidRPr="006B5815">
        <w:rPr>
          <w:rFonts w:ascii="Cambria" w:hAnsi="Cambria" w:cs="Times New Roman"/>
          <w:color w:val="000000"/>
          <w:sz w:val="20"/>
          <w:szCs w:val="20"/>
          <w:lang w:val="en-US"/>
        </w:rPr>
        <w:t>demographic</w:t>
      </w:r>
      <w:proofErr w:type="gramEnd"/>
      <w:r w:rsidRPr="006B5815">
        <w:rPr>
          <w:rFonts w:ascii="Cambria" w:hAnsi="Cambria" w:cs="Times New Roman"/>
          <w:color w:val="000000"/>
          <w:sz w:val="20"/>
          <w:szCs w:val="20"/>
          <w:lang w:val="en-US"/>
        </w:rPr>
        <w:t xml:space="preserve"> and morphological composition on collective behavior provides a comprehensive overview of the factors modulating division of labor in a social insect. We find robust effects of individual traits on behavior that are consistent with observations made in other systems: despite its unusual social organization, </w:t>
      </w:r>
      <w:r w:rsidRPr="006B5815">
        <w:rPr>
          <w:rFonts w:ascii="Cambria" w:hAnsi="Cambria" w:cs="Times New Roman"/>
          <w:i/>
          <w:iCs/>
          <w:color w:val="000000"/>
          <w:sz w:val="20"/>
          <w:szCs w:val="20"/>
          <w:lang w:val="en-US"/>
        </w:rPr>
        <w:t>O. biroi</w:t>
      </w:r>
      <w:r w:rsidRPr="006B5815">
        <w:rPr>
          <w:rFonts w:ascii="Cambria" w:hAnsi="Cambria" w:cs="Times New Roman"/>
          <w:color w:val="000000"/>
          <w:sz w:val="20"/>
          <w:szCs w:val="20"/>
          <w:lang w:val="en-US"/>
        </w:rPr>
        <w:t xml:space="preserve"> displays the “classic” form of  age </w:t>
      </w:r>
      <w:proofErr w:type="spellStart"/>
      <w:r w:rsidRPr="006B5815">
        <w:rPr>
          <w:rFonts w:ascii="Cambria" w:hAnsi="Cambria" w:cs="Times New Roman"/>
          <w:color w:val="000000"/>
          <w:sz w:val="20"/>
          <w:szCs w:val="20"/>
          <w:lang w:val="en-US"/>
        </w:rPr>
        <w:t>polyethism</w:t>
      </w:r>
      <w:proofErr w:type="spellEnd"/>
      <w:r w:rsidRPr="006B5815">
        <w:rPr>
          <w:rFonts w:ascii="Cambria" w:hAnsi="Cambria" w:cs="Times New Roman"/>
          <w:color w:val="000000"/>
          <w:sz w:val="20"/>
          <w:szCs w:val="20"/>
          <w:lang w:val="en-US"/>
        </w:rPr>
        <w:t xml:space="preserve"> found in other social insects </w:t>
      </w:r>
      <w:hyperlink r:id="rId26" w:history="1">
        <w:r w:rsidRPr="00A20B94">
          <w:rPr>
            <w:rFonts w:ascii="Cambria" w:hAnsi="Cambria" w:cs="Times New Roman"/>
            <w:color w:val="000000"/>
            <w:sz w:val="20"/>
            <w:szCs w:val="20"/>
            <w:u w:val="single"/>
            <w:lang w:val="en-US"/>
          </w:rPr>
          <w:t>(5–8, 25)</w:t>
        </w:r>
      </w:hyperlink>
      <w:r w:rsidRPr="006B5815">
        <w:rPr>
          <w:rFonts w:ascii="Cambria" w:hAnsi="Cambria" w:cs="Times New Roman"/>
          <w:color w:val="000000"/>
          <w:sz w:val="20"/>
          <w:szCs w:val="20"/>
          <w:lang w:val="en-US"/>
        </w:rPr>
        <w:t xml:space="preserve">, with older individuals allocating more time to </w:t>
      </w:r>
      <w:proofErr w:type="spellStart"/>
      <w:r w:rsidRPr="006B5815">
        <w:rPr>
          <w:rFonts w:ascii="Cambria" w:hAnsi="Cambria" w:cs="Times New Roman"/>
          <w:color w:val="000000"/>
          <w:sz w:val="20"/>
          <w:szCs w:val="20"/>
          <w:lang w:val="en-US"/>
        </w:rPr>
        <w:t>extranidal</w:t>
      </w:r>
      <w:proofErr w:type="spellEnd"/>
      <w:r w:rsidRPr="006B5815">
        <w:rPr>
          <w:rFonts w:ascii="Cambria" w:hAnsi="Cambria" w:cs="Times New Roman"/>
          <w:color w:val="000000"/>
          <w:sz w:val="20"/>
          <w:szCs w:val="20"/>
          <w:lang w:val="en-US"/>
        </w:rPr>
        <w:t xml:space="preserve"> tasks, while younger individuals spend more time at the nest taking care of the brood. Individuals from two clonal genotypes also consistently differed in their propensity to perform </w:t>
      </w:r>
      <w:proofErr w:type="spellStart"/>
      <w:r w:rsidRPr="006B5815">
        <w:rPr>
          <w:rFonts w:ascii="Cambria" w:hAnsi="Cambria" w:cs="Times New Roman"/>
          <w:color w:val="000000"/>
          <w:sz w:val="20"/>
          <w:szCs w:val="20"/>
          <w:lang w:val="en-US"/>
        </w:rPr>
        <w:t>extranidal</w:t>
      </w:r>
      <w:proofErr w:type="spellEnd"/>
      <w:r w:rsidRPr="006B5815">
        <w:rPr>
          <w:rFonts w:ascii="Cambria" w:hAnsi="Cambria" w:cs="Times New Roman"/>
          <w:color w:val="000000"/>
          <w:sz w:val="20"/>
          <w:szCs w:val="20"/>
          <w:lang w:val="en-US"/>
        </w:rPr>
        <w:t xml:space="preserve"> tasks. Finally, reproductive physiology influenced behavior, with HRI</w:t>
      </w:r>
      <w:ins w:id="48" w:author="Daniel Kronauer" w:date="2019-07-08T16:18:00Z">
        <w:r w:rsidR="008A106F">
          <w:rPr>
            <w:rFonts w:ascii="Cambria" w:hAnsi="Cambria" w:cs="Times New Roman"/>
            <w:color w:val="000000"/>
            <w:sz w:val="20"/>
            <w:szCs w:val="20"/>
            <w:lang w:val="en-US"/>
          </w:rPr>
          <w:t>s</w:t>
        </w:r>
      </w:ins>
      <w:r w:rsidRPr="006B5815">
        <w:rPr>
          <w:rFonts w:ascii="Cambria" w:hAnsi="Cambria" w:cs="Times New Roman"/>
          <w:color w:val="000000"/>
          <w:sz w:val="20"/>
          <w:szCs w:val="20"/>
          <w:lang w:val="en-US"/>
        </w:rPr>
        <w:t xml:space="preserve"> spending more time at the nest than LRI</w:t>
      </w:r>
      <w:ins w:id="49" w:author="Daniel Kronauer" w:date="2019-07-08T16:18:00Z">
        <w:r w:rsidR="008A106F">
          <w:rPr>
            <w:rFonts w:ascii="Cambria" w:hAnsi="Cambria" w:cs="Times New Roman"/>
            <w:color w:val="000000"/>
            <w:sz w:val="20"/>
            <w:szCs w:val="20"/>
            <w:lang w:val="en-US"/>
          </w:rPr>
          <w:t>s</w:t>
        </w:r>
      </w:ins>
      <w:r w:rsidRPr="006B5815">
        <w:rPr>
          <w:rFonts w:ascii="Cambria" w:hAnsi="Cambria" w:cs="Times New Roman"/>
          <w:color w:val="000000"/>
          <w:sz w:val="20"/>
          <w:szCs w:val="20"/>
          <w:lang w:val="en-US"/>
        </w:rPr>
        <w:t>. Because the larger body size and higher reproductive potential of HRI</w:t>
      </w:r>
      <w:ins w:id="50" w:author="Daniel Kronauer" w:date="2019-07-08T16:18:00Z">
        <w:r w:rsidR="008A106F">
          <w:rPr>
            <w:rFonts w:ascii="Cambria" w:hAnsi="Cambria" w:cs="Times New Roman"/>
            <w:color w:val="000000"/>
            <w:sz w:val="20"/>
            <w:szCs w:val="20"/>
            <w:lang w:val="en-US"/>
          </w:rPr>
          <w:t>s</w:t>
        </w:r>
      </w:ins>
      <w:r w:rsidRPr="006B5815">
        <w:rPr>
          <w:rFonts w:ascii="Cambria" w:hAnsi="Cambria" w:cs="Times New Roman"/>
          <w:color w:val="000000"/>
          <w:sz w:val="20"/>
          <w:szCs w:val="20"/>
          <w:lang w:val="en-US"/>
        </w:rPr>
        <w:t xml:space="preserve"> correspond to a more queen-like phenotype, these behavioral differences mirror empirical data from other systems—including other </w:t>
      </w:r>
      <w:proofErr w:type="spellStart"/>
      <w:r w:rsidRPr="006B5815">
        <w:rPr>
          <w:rFonts w:ascii="Cambria" w:hAnsi="Cambria" w:cs="Times New Roman"/>
          <w:color w:val="000000"/>
          <w:sz w:val="20"/>
          <w:szCs w:val="20"/>
          <w:lang w:val="en-US"/>
        </w:rPr>
        <w:t>queenless</w:t>
      </w:r>
      <w:proofErr w:type="spellEnd"/>
      <w:r w:rsidRPr="006B5815">
        <w:rPr>
          <w:rFonts w:ascii="Cambria" w:hAnsi="Cambria" w:cs="Times New Roman"/>
          <w:color w:val="000000"/>
          <w:sz w:val="20"/>
          <w:szCs w:val="20"/>
          <w:lang w:val="en-US"/>
        </w:rPr>
        <w:t xml:space="preserve"> </w:t>
      </w:r>
      <w:hyperlink r:id="rId27" w:history="1">
        <w:r w:rsidRPr="00A20B94">
          <w:rPr>
            <w:rFonts w:ascii="Cambria" w:hAnsi="Cambria" w:cs="Times New Roman"/>
            <w:color w:val="000000"/>
            <w:sz w:val="20"/>
            <w:szCs w:val="20"/>
            <w:u w:val="single"/>
            <w:lang w:val="en-US"/>
          </w:rPr>
          <w:t>(26)</w:t>
        </w:r>
      </w:hyperlink>
      <w:r w:rsidRPr="006B5815">
        <w:rPr>
          <w:rFonts w:ascii="Cambria" w:hAnsi="Cambria" w:cs="Times New Roman"/>
          <w:color w:val="000000"/>
          <w:sz w:val="20"/>
          <w:szCs w:val="20"/>
          <w:lang w:val="en-US"/>
        </w:rPr>
        <w:t xml:space="preserve"> and clonal </w:t>
      </w:r>
      <w:hyperlink r:id="rId28" w:history="1">
        <w:r w:rsidRPr="00A20B94">
          <w:rPr>
            <w:rFonts w:ascii="Cambria" w:hAnsi="Cambria" w:cs="Times New Roman"/>
            <w:color w:val="000000"/>
            <w:sz w:val="20"/>
            <w:szCs w:val="20"/>
            <w:u w:val="single"/>
            <w:lang w:val="en-US"/>
          </w:rPr>
          <w:t>(27)</w:t>
        </w:r>
      </w:hyperlink>
      <w:r w:rsidRPr="006B5815">
        <w:rPr>
          <w:rFonts w:ascii="Cambria" w:hAnsi="Cambria" w:cs="Times New Roman"/>
          <w:color w:val="000000"/>
          <w:sz w:val="20"/>
          <w:szCs w:val="20"/>
          <w:lang w:val="en-US"/>
        </w:rPr>
        <w:t xml:space="preserve"> ant species—, where reproductive potential often negatively correlates with foraging </w:t>
      </w:r>
      <w:commentRangeStart w:id="51"/>
      <w:r w:rsidRPr="006B5815">
        <w:rPr>
          <w:rFonts w:ascii="Cambria" w:hAnsi="Cambria" w:cs="Times New Roman"/>
          <w:color w:val="000000"/>
          <w:sz w:val="20"/>
          <w:szCs w:val="20"/>
          <w:lang w:val="en-US"/>
        </w:rPr>
        <w:t>activity</w:t>
      </w:r>
      <w:commentRangeEnd w:id="51"/>
      <w:r w:rsidR="008A106F">
        <w:rPr>
          <w:rStyle w:val="CommentReference"/>
        </w:rPr>
        <w:commentReference w:id="51"/>
      </w:r>
      <w:r w:rsidRPr="006B5815">
        <w:rPr>
          <w:rFonts w:ascii="Cambria" w:hAnsi="Cambria" w:cs="Times New Roman"/>
          <w:color w:val="000000"/>
          <w:sz w:val="20"/>
          <w:szCs w:val="20"/>
          <w:lang w:val="en-US"/>
        </w:rPr>
        <w:t>.</w:t>
      </w:r>
    </w:p>
    <w:p w14:paraId="3E428E74" w14:textId="6B1DFCE2"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lang w:val="en-US"/>
        </w:rPr>
        <w:t xml:space="preserve">In most experiments, the effects of individual attributes on behavior were present in both homogeneous and heterogeneous colonies. This caused variation in group-level behavior across colonies with different compositions, in contrast with the most intuitive predictions of the FTM. Because work demand </w:t>
      </w:r>
      <w:proofErr w:type="gramStart"/>
      <w:r w:rsidRPr="006B5815">
        <w:rPr>
          <w:rFonts w:ascii="Cambria" w:hAnsi="Cambria" w:cs="Times New Roman"/>
          <w:color w:val="000000"/>
          <w:sz w:val="20"/>
          <w:szCs w:val="20"/>
          <w:lang w:val="en-US"/>
        </w:rPr>
        <w:t>was kept</w:t>
      </w:r>
      <w:proofErr w:type="gramEnd"/>
      <w:r w:rsidRPr="006B5815">
        <w:rPr>
          <w:rFonts w:ascii="Cambria" w:hAnsi="Cambria" w:cs="Times New Roman"/>
          <w:color w:val="000000"/>
          <w:sz w:val="20"/>
          <w:szCs w:val="20"/>
          <w:lang w:val="en-US"/>
        </w:rPr>
        <w:t xml:space="preserve"> constant across all colonies within each experiment, this indicates that the flexibility with which workers can be allocated to different tasks is constrained by individual traits.  However, individuals also displayed significant behavioral plasticity in response to colony genetic and morphological composition. Surprisingly, plasticity varied both in magnitude and in direction depending on the source of workforce heterogeneity. Genetically heterogeneous colonies showed unexpected patterns of behavio</w:t>
      </w:r>
      <w:del w:id="52" w:author="Daniel Kronauer" w:date="2019-07-08T16:21:00Z">
        <w:r w:rsidRPr="006B5815" w:rsidDel="008E3F48">
          <w:rPr>
            <w:rFonts w:ascii="Cambria" w:hAnsi="Cambria" w:cs="Times New Roman"/>
            <w:color w:val="000000"/>
            <w:sz w:val="20"/>
            <w:szCs w:val="20"/>
            <w:lang w:val="en-US"/>
          </w:rPr>
          <w:delText>u</w:delText>
        </w:r>
      </w:del>
      <w:r w:rsidRPr="006B5815">
        <w:rPr>
          <w:rFonts w:ascii="Cambria" w:hAnsi="Cambria" w:cs="Times New Roman"/>
          <w:color w:val="000000"/>
          <w:sz w:val="20"/>
          <w:szCs w:val="20"/>
          <w:lang w:val="en-US"/>
        </w:rPr>
        <w:t xml:space="preserve">ral contagion between genotypes. Behavioral contagion is  well-documented across social taxa </w:t>
      </w:r>
      <w:hyperlink r:id="rId29" w:history="1">
        <w:r w:rsidRPr="00A20B94">
          <w:rPr>
            <w:rFonts w:ascii="Cambria" w:hAnsi="Cambria" w:cs="Times New Roman"/>
            <w:color w:val="000000"/>
            <w:sz w:val="20"/>
            <w:szCs w:val="20"/>
            <w:u w:val="single"/>
            <w:lang w:val="en-US"/>
          </w:rPr>
          <w:t>(28, 29)</w:t>
        </w:r>
      </w:hyperlink>
      <w:r w:rsidRPr="006B5815">
        <w:rPr>
          <w:rFonts w:ascii="Cambria" w:hAnsi="Cambria" w:cs="Times New Roman"/>
          <w:color w:val="000000"/>
          <w:sz w:val="20"/>
          <w:szCs w:val="20"/>
          <w:lang w:val="en-US"/>
        </w:rPr>
        <w:t xml:space="preserve">, including social insects: recruitment to food sources </w:t>
      </w:r>
      <w:hyperlink r:id="rId30" w:history="1">
        <w:r w:rsidRPr="00A20B94">
          <w:rPr>
            <w:rFonts w:ascii="Cambria" w:hAnsi="Cambria" w:cs="Times New Roman"/>
            <w:color w:val="000000"/>
            <w:sz w:val="20"/>
            <w:szCs w:val="20"/>
            <w:u w:val="single"/>
            <w:lang w:val="en-US"/>
          </w:rPr>
          <w:t>(30)</w:t>
        </w:r>
      </w:hyperlink>
      <w:r w:rsidRPr="006B5815">
        <w:rPr>
          <w:rFonts w:ascii="Cambria" w:hAnsi="Cambria" w:cs="Times New Roman"/>
          <w:color w:val="000000"/>
          <w:sz w:val="20"/>
          <w:szCs w:val="20"/>
          <w:lang w:val="en-US"/>
        </w:rPr>
        <w:t xml:space="preserve"> or new nest sites </w:t>
      </w:r>
      <w:hyperlink r:id="rId31" w:history="1">
        <w:r w:rsidRPr="00A20B94">
          <w:rPr>
            <w:rFonts w:ascii="Cambria" w:hAnsi="Cambria" w:cs="Times New Roman"/>
            <w:color w:val="000000"/>
            <w:sz w:val="20"/>
            <w:szCs w:val="20"/>
            <w:u w:val="single"/>
            <w:lang w:val="en-US"/>
          </w:rPr>
          <w:t>(31)</w:t>
        </w:r>
      </w:hyperlink>
      <w:r w:rsidRPr="006B5815">
        <w:rPr>
          <w:rFonts w:ascii="Cambria" w:hAnsi="Cambria" w:cs="Times New Roman"/>
          <w:color w:val="000000"/>
          <w:sz w:val="20"/>
          <w:szCs w:val="20"/>
          <w:lang w:val="en-US"/>
        </w:rPr>
        <w:t xml:space="preserve">, for example, rely on the contagion of behavioral states among colony members, and asymmetric behavioral contagion between genotypes has been reported in at least one other social insect </w:t>
      </w:r>
      <w:hyperlink r:id="rId32" w:history="1">
        <w:r w:rsidRPr="00A20B94">
          <w:rPr>
            <w:rFonts w:ascii="Cambria" w:hAnsi="Cambria" w:cs="Times New Roman"/>
            <w:color w:val="000000"/>
            <w:sz w:val="20"/>
            <w:szCs w:val="20"/>
            <w:u w:val="single"/>
            <w:lang w:val="en-US"/>
          </w:rPr>
          <w:t>(32)</w:t>
        </w:r>
      </w:hyperlink>
      <w:r w:rsidRPr="006B5815">
        <w:rPr>
          <w:rFonts w:ascii="Cambria" w:hAnsi="Cambria" w:cs="Times New Roman"/>
          <w:color w:val="000000"/>
          <w:sz w:val="20"/>
          <w:szCs w:val="20"/>
          <w:lang w:val="en-US"/>
        </w:rPr>
        <w:t xml:space="preserve">. Ants of different ages showed robust differences in behavior, demonstrating age </w:t>
      </w:r>
      <w:proofErr w:type="spellStart"/>
      <w:r w:rsidRPr="006B5815">
        <w:rPr>
          <w:rFonts w:ascii="Cambria" w:hAnsi="Cambria" w:cs="Times New Roman"/>
          <w:color w:val="000000"/>
          <w:sz w:val="20"/>
          <w:szCs w:val="20"/>
          <w:lang w:val="en-US"/>
        </w:rPr>
        <w:t>polyethism</w:t>
      </w:r>
      <w:proofErr w:type="spellEnd"/>
      <w:r w:rsidRPr="006B5815">
        <w:rPr>
          <w:rFonts w:ascii="Cambria" w:hAnsi="Cambria" w:cs="Times New Roman"/>
          <w:color w:val="000000"/>
          <w:sz w:val="20"/>
          <w:szCs w:val="20"/>
          <w:lang w:val="en-US"/>
        </w:rPr>
        <w:t xml:space="preserve">, but did not change behavior in response to variation in colony demographic composition, suggesting limited age-related behavioral flexibility in the clonal raider ant. This contrasts with results from honeybees </w:t>
      </w:r>
      <w:hyperlink r:id="rId33" w:history="1">
        <w:r w:rsidRPr="00A20B94">
          <w:rPr>
            <w:rFonts w:ascii="Cambria" w:hAnsi="Cambria" w:cs="Times New Roman"/>
            <w:color w:val="000000"/>
            <w:sz w:val="20"/>
            <w:szCs w:val="20"/>
            <w:u w:val="single"/>
            <w:lang w:val="en-US"/>
          </w:rPr>
          <w:t>(13)</w:t>
        </w:r>
      </w:hyperlink>
      <w:r w:rsidRPr="006B5815">
        <w:rPr>
          <w:rFonts w:ascii="Cambria" w:hAnsi="Cambria" w:cs="Times New Roman"/>
          <w:color w:val="000000"/>
          <w:sz w:val="20"/>
          <w:szCs w:val="20"/>
          <w:lang w:val="en-US"/>
        </w:rPr>
        <w:t xml:space="preserve">, but mirrors results from other ants </w:t>
      </w:r>
      <w:hyperlink r:id="rId34" w:history="1">
        <w:r w:rsidRPr="00A20B94">
          <w:rPr>
            <w:rFonts w:ascii="Cambria" w:hAnsi="Cambria" w:cs="Times New Roman"/>
            <w:color w:val="000000"/>
            <w:sz w:val="20"/>
            <w:szCs w:val="20"/>
            <w:u w:val="single"/>
            <w:lang w:val="en-US"/>
          </w:rPr>
          <w:t>(33)</w:t>
        </w:r>
      </w:hyperlink>
      <w:r w:rsidRPr="006B5815">
        <w:rPr>
          <w:rFonts w:ascii="Cambria" w:hAnsi="Cambria" w:cs="Times New Roman"/>
          <w:color w:val="000000"/>
          <w:sz w:val="20"/>
          <w:szCs w:val="20"/>
          <w:lang w:val="en-US"/>
        </w:rPr>
        <w:t xml:space="preserve">, supporting the view </w:t>
      </w:r>
      <w:r w:rsidRPr="006B5815">
        <w:rPr>
          <w:rFonts w:ascii="Cambria" w:hAnsi="Cambria" w:cs="Times New Roman"/>
          <w:color w:val="000000"/>
          <w:sz w:val="20"/>
          <w:szCs w:val="20"/>
          <w:shd w:val="clear" w:color="auto" w:fill="FCFCFC"/>
          <w:lang w:val="en-US"/>
        </w:rPr>
        <w:t>that considerable variation in age-related behavioral flexibility exists across systems</w:t>
      </w:r>
      <w:r w:rsidRPr="006B5815">
        <w:rPr>
          <w:rFonts w:ascii="Cambria" w:hAnsi="Cambria" w:cs="Times New Roman"/>
          <w:color w:val="333333"/>
          <w:sz w:val="20"/>
          <w:szCs w:val="20"/>
          <w:shd w:val="clear" w:color="auto" w:fill="FCFCFC"/>
          <w:lang w:val="en-US"/>
        </w:rPr>
        <w:t xml:space="preserve"> </w:t>
      </w:r>
      <w:hyperlink r:id="rId35" w:history="1">
        <w:r w:rsidRPr="00A20B94">
          <w:rPr>
            <w:rFonts w:ascii="Cambria" w:hAnsi="Cambria" w:cs="Times New Roman"/>
            <w:color w:val="000000"/>
            <w:sz w:val="20"/>
            <w:szCs w:val="20"/>
            <w:u w:val="single"/>
            <w:shd w:val="clear" w:color="auto" w:fill="FCFCFC"/>
            <w:lang w:val="en-US"/>
          </w:rPr>
          <w:t>(34)</w:t>
        </w:r>
      </w:hyperlink>
      <w:r w:rsidRPr="006B5815">
        <w:rPr>
          <w:rFonts w:ascii="Cambria" w:hAnsi="Cambria" w:cs="Times New Roman"/>
          <w:color w:val="000000"/>
          <w:sz w:val="20"/>
          <w:szCs w:val="20"/>
          <w:lang w:val="en-US"/>
        </w:rPr>
        <w:t xml:space="preserve">. Finally, morphological heterogeneity resulted in behavioral amplification. Of all empirical observations, only the latter matched the predictions from the simplest scenario under the FTM, which assumes variation in threshold alone. In all other cases, however, the FTM could qualitatively recapitulate the observed behavioral patterns by incorporating additional sources of biologically realistic inter-individual variation in behavior </w:t>
      </w:r>
      <w:hyperlink r:id="rId36" w:history="1">
        <w:r w:rsidRPr="00A20B94">
          <w:rPr>
            <w:rFonts w:ascii="Cambria" w:hAnsi="Cambria" w:cs="Times New Roman"/>
            <w:color w:val="000000"/>
            <w:sz w:val="20"/>
            <w:szCs w:val="20"/>
            <w:u w:val="single"/>
            <w:lang w:val="en-US"/>
          </w:rPr>
          <w:t>(14–18, 23)</w:t>
        </w:r>
      </w:hyperlink>
      <w:r w:rsidRPr="006B5815">
        <w:rPr>
          <w:rFonts w:ascii="Cambria" w:hAnsi="Cambria" w:cs="Times New Roman"/>
          <w:color w:val="000000"/>
          <w:sz w:val="20"/>
          <w:szCs w:val="20"/>
          <w:lang w:val="en-US"/>
        </w:rPr>
        <w:t>, highlighting the importance of considering not only the amount, but also the type of heterogeneities that may exist in social groups. Additionally, our theoretical analysis makes several testable predictions regarding division of labor in colonies with more complex composition (e.g. different ratios of ant types) than the ones used in this study.</w:t>
      </w:r>
    </w:p>
    <w:p w14:paraId="1A5FBEA7"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lang w:val="en-US"/>
        </w:rPr>
        <w:lastRenderedPageBreak/>
        <w:t xml:space="preserve">Finally, we found that workforce heterogeneity promotes division of labor, irrespective of the source of heterogeneity and despite the existence of forces that counteract this effect (e.g., behavioral contagion). Division of labor, the hallmark of social life, </w:t>
      </w:r>
      <w:proofErr w:type="gramStart"/>
      <w:r w:rsidRPr="006B5815">
        <w:rPr>
          <w:rFonts w:ascii="Cambria" w:hAnsi="Cambria" w:cs="Times New Roman"/>
          <w:color w:val="000000"/>
          <w:sz w:val="20"/>
          <w:szCs w:val="20"/>
          <w:lang w:val="en-US"/>
        </w:rPr>
        <w:t>is widely thought</w:t>
      </w:r>
      <w:proofErr w:type="gramEnd"/>
      <w:r w:rsidRPr="006B5815">
        <w:rPr>
          <w:rFonts w:ascii="Cambria" w:hAnsi="Cambria" w:cs="Times New Roman"/>
          <w:color w:val="000000"/>
          <w:sz w:val="20"/>
          <w:szCs w:val="20"/>
          <w:lang w:val="en-US"/>
        </w:rPr>
        <w:t xml:space="preserve"> to underlie the ecological success of ants and other highly social species, and our findings thus highlight the central role that heterogeneity plays in the function and performance of social systems.</w:t>
      </w:r>
    </w:p>
    <w:p w14:paraId="6621BD38" w14:textId="77777777" w:rsidR="006B5815" w:rsidRPr="006B5815" w:rsidRDefault="006B5815" w:rsidP="00A20B94">
      <w:pPr>
        <w:spacing w:after="240"/>
        <w:rPr>
          <w:rFonts w:ascii="Cambria" w:eastAsia="Times New Roman" w:hAnsi="Cambria" w:cs="Times New Roman"/>
          <w:sz w:val="20"/>
          <w:szCs w:val="20"/>
          <w:lang w:val="en-US"/>
        </w:rPr>
      </w:pPr>
    </w:p>
    <w:p w14:paraId="37650228" w14:textId="77777777" w:rsidR="006B5815" w:rsidRPr="006B5815" w:rsidRDefault="006B5815" w:rsidP="00A20B94">
      <w:pPr>
        <w:rPr>
          <w:rFonts w:ascii="Cambria" w:hAnsi="Cambria" w:cs="Times New Roman"/>
          <w:sz w:val="20"/>
          <w:szCs w:val="20"/>
          <w:lang w:val="en-US"/>
        </w:rPr>
      </w:pPr>
      <w:r w:rsidRPr="00A20B94">
        <w:rPr>
          <w:rFonts w:ascii="Cambria" w:hAnsi="Cambria" w:cs="Times New Roman"/>
          <w:noProof/>
          <w:color w:val="000000"/>
          <w:sz w:val="20"/>
          <w:szCs w:val="20"/>
          <w:lang w:val="en-US" w:eastAsia="ja-JP"/>
        </w:rPr>
        <w:drawing>
          <wp:inline distT="0" distB="0" distL="0" distR="0" wp14:anchorId="77AB99D5" wp14:editId="0D396935">
            <wp:extent cx="5493706" cy="6515100"/>
            <wp:effectExtent l="0" t="0" r="0" b="0"/>
            <wp:docPr id="1" name="Picture 1" descr="https://lh6.googleusercontent.com/wIPOPHPx3Q--JCjSolN-5nVB1CmsXA5YDcURDeQr77klnwA3SDh4ix-jLniaZbBFgL3PJeDtYBkcFYnGyr-tnGm2b57uqHkFmgFCw0MlS-n6ad58FIGewz7BrFqLgflNP76lDV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IPOPHPx3Q--JCjSolN-5nVB1CmsXA5YDcURDeQr77klnwA3SDh4ix-jLniaZbBFgL3PJeDtYBkcFYnGyr-tnGm2b57uqHkFmgFCw0MlS-n6ad58FIGewz7BrFqLgflNP76lDVW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746" cy="6516334"/>
                    </a:xfrm>
                    <a:prstGeom prst="rect">
                      <a:avLst/>
                    </a:prstGeom>
                    <a:noFill/>
                    <a:ln>
                      <a:noFill/>
                    </a:ln>
                  </pic:spPr>
                </pic:pic>
              </a:graphicData>
            </a:graphic>
          </wp:inline>
        </w:drawing>
      </w:r>
    </w:p>
    <w:p w14:paraId="39109931" w14:textId="77777777" w:rsidR="006B5815" w:rsidRPr="006B5815" w:rsidRDefault="006B5815" w:rsidP="00A20B94">
      <w:pPr>
        <w:spacing w:after="240"/>
        <w:rPr>
          <w:rFonts w:ascii="Cambria" w:eastAsia="Times New Roman" w:hAnsi="Cambria" w:cs="Times New Roman"/>
          <w:sz w:val="20"/>
          <w:szCs w:val="20"/>
          <w:lang w:val="en-US"/>
        </w:rPr>
      </w:pPr>
    </w:p>
    <w:p w14:paraId="4CD1AC6A" w14:textId="77777777" w:rsidR="006B5815" w:rsidRPr="006B5815" w:rsidRDefault="006B5815" w:rsidP="00A20B94">
      <w:pPr>
        <w:rPr>
          <w:rFonts w:ascii="Cambria" w:hAnsi="Cambria" w:cs="Times New Roman"/>
          <w:sz w:val="20"/>
          <w:szCs w:val="20"/>
          <w:lang w:val="en-US"/>
        </w:rPr>
      </w:pPr>
      <w:commentRangeStart w:id="53"/>
      <w:r w:rsidRPr="006B5815">
        <w:rPr>
          <w:rFonts w:ascii="Cambria" w:hAnsi="Cambria" w:cs="Times New Roman"/>
          <w:b/>
          <w:bCs/>
          <w:color w:val="000000"/>
          <w:sz w:val="20"/>
          <w:szCs w:val="20"/>
          <w:lang w:val="en-US"/>
        </w:rPr>
        <w:t>Figure 1</w:t>
      </w:r>
      <w:commentRangeEnd w:id="53"/>
      <w:r w:rsidR="00563851">
        <w:rPr>
          <w:rStyle w:val="CommentReference"/>
        </w:rPr>
        <w:commentReference w:id="53"/>
      </w:r>
      <w:r w:rsidRPr="006B5815">
        <w:rPr>
          <w:rFonts w:ascii="Cambria" w:hAnsi="Cambria" w:cs="Times New Roman"/>
          <w:b/>
          <w:bCs/>
          <w:color w:val="000000"/>
          <w:sz w:val="20"/>
          <w:szCs w:val="20"/>
          <w:lang w:val="en-US"/>
        </w:rPr>
        <w:t xml:space="preserve">. Mean RMSD (a proxy for </w:t>
      </w:r>
      <w:proofErr w:type="spellStart"/>
      <w:r w:rsidRPr="006B5815">
        <w:rPr>
          <w:rFonts w:ascii="Cambria" w:hAnsi="Cambria" w:cs="Times New Roman"/>
          <w:b/>
          <w:bCs/>
          <w:color w:val="000000"/>
          <w:sz w:val="20"/>
          <w:szCs w:val="20"/>
          <w:lang w:val="en-US"/>
        </w:rPr>
        <w:t>extranidal</w:t>
      </w:r>
      <w:proofErr w:type="spellEnd"/>
      <w:r w:rsidRPr="006B5815">
        <w:rPr>
          <w:rFonts w:ascii="Cambria" w:hAnsi="Cambria" w:cs="Times New Roman"/>
          <w:b/>
          <w:bCs/>
          <w:color w:val="000000"/>
          <w:sz w:val="20"/>
          <w:szCs w:val="20"/>
          <w:lang w:val="en-US"/>
        </w:rPr>
        <w:t xml:space="preserve"> activity) as a function of colony composition.</w:t>
      </w:r>
      <w:r w:rsidRPr="006B5815">
        <w:rPr>
          <w:rFonts w:ascii="Cambria" w:hAnsi="Cambria" w:cs="Times New Roman"/>
          <w:color w:val="000000"/>
          <w:sz w:val="20"/>
          <w:szCs w:val="20"/>
          <w:lang w:val="en-US"/>
        </w:rPr>
        <w:t xml:space="preserve"> Small full circles represent colonies. Large open circles represent average values across replicate colonies. For mixed colonies, data </w:t>
      </w:r>
      <w:proofErr w:type="gramStart"/>
      <w:r w:rsidRPr="006B5815">
        <w:rPr>
          <w:rFonts w:ascii="Cambria" w:hAnsi="Cambria" w:cs="Times New Roman"/>
          <w:color w:val="000000"/>
          <w:sz w:val="20"/>
          <w:szCs w:val="20"/>
          <w:lang w:val="en-US"/>
        </w:rPr>
        <w:t>are shown</w:t>
      </w:r>
      <w:proofErr w:type="gramEnd"/>
      <w:r w:rsidRPr="006B5815">
        <w:rPr>
          <w:rFonts w:ascii="Cambria" w:hAnsi="Cambria" w:cs="Times New Roman"/>
          <w:color w:val="000000"/>
          <w:sz w:val="20"/>
          <w:szCs w:val="20"/>
          <w:lang w:val="en-US"/>
        </w:rPr>
        <w:t xml:space="preserve"> both as type-specific mean behavior and colony-level mean behavior (in ‘combined’ color). </w:t>
      </w:r>
      <w:r w:rsidRPr="006B5815">
        <w:rPr>
          <w:rFonts w:ascii="Cambria" w:hAnsi="Cambria" w:cs="Times New Roman"/>
          <w:b/>
          <w:bCs/>
          <w:color w:val="000000"/>
          <w:sz w:val="20"/>
          <w:szCs w:val="20"/>
          <w:lang w:val="en-US"/>
        </w:rPr>
        <w:t>a-b,</w:t>
      </w:r>
      <w:r w:rsidRPr="006B5815">
        <w:rPr>
          <w:rFonts w:ascii="Cambria" w:hAnsi="Cambria" w:cs="Times New Roman"/>
          <w:color w:val="000000"/>
          <w:sz w:val="20"/>
          <w:szCs w:val="20"/>
          <w:lang w:val="en-US"/>
        </w:rPr>
        <w:t xml:space="preserve"> behavior as a function of colony genetic composition. Colony size 16. </w:t>
      </w:r>
      <w:r w:rsidRPr="006B5815">
        <w:rPr>
          <w:rFonts w:ascii="Cambria" w:hAnsi="Cambria" w:cs="Times New Roman"/>
          <w:b/>
          <w:bCs/>
          <w:color w:val="000000"/>
          <w:sz w:val="20"/>
          <w:szCs w:val="20"/>
          <w:lang w:val="en-US"/>
        </w:rPr>
        <w:t>c,</w:t>
      </w:r>
      <w:r w:rsidRPr="006B5815">
        <w:rPr>
          <w:rFonts w:ascii="Cambria" w:hAnsi="Cambria" w:cs="Times New Roman"/>
          <w:color w:val="000000"/>
          <w:sz w:val="20"/>
          <w:szCs w:val="20"/>
          <w:lang w:val="en-US"/>
        </w:rPr>
        <w:t xml:space="preserve"> behavior as a function of colony demographic composition. Adult and brood genotype: B. Colony size 16</w:t>
      </w:r>
      <w:r w:rsidRPr="006B5815">
        <w:rPr>
          <w:rFonts w:ascii="Cambria" w:hAnsi="Cambria" w:cs="Times New Roman"/>
          <w:b/>
          <w:bCs/>
          <w:color w:val="000000"/>
          <w:sz w:val="20"/>
          <w:szCs w:val="20"/>
          <w:lang w:val="en-US"/>
        </w:rPr>
        <w:t xml:space="preserve"> d</w:t>
      </w:r>
      <w:r w:rsidRPr="006B5815">
        <w:rPr>
          <w:rFonts w:ascii="Cambria" w:hAnsi="Cambria" w:cs="Times New Roman"/>
          <w:color w:val="000000"/>
          <w:sz w:val="20"/>
          <w:szCs w:val="20"/>
          <w:lang w:val="en-US"/>
        </w:rPr>
        <w:t xml:space="preserve">, behavior as a function of colony morphological </w:t>
      </w:r>
      <w:r w:rsidRPr="006B5815">
        <w:rPr>
          <w:rFonts w:ascii="Cambria" w:hAnsi="Cambria" w:cs="Times New Roman"/>
          <w:color w:val="000000"/>
          <w:sz w:val="20"/>
          <w:szCs w:val="20"/>
          <w:lang w:val="en-US"/>
        </w:rPr>
        <w:lastRenderedPageBreak/>
        <w:t>composition. Adult and brood genotype: B. Colony size 8. Horizontal grey dashed line</w:t>
      </w:r>
      <w:r w:rsidRPr="00A20B94">
        <w:rPr>
          <w:rFonts w:ascii="Cambria" w:hAnsi="Cambria" w:cs="Times New Roman"/>
          <w:color w:val="000000"/>
          <w:sz w:val="20"/>
          <w:szCs w:val="20"/>
          <w:lang w:val="en-US"/>
        </w:rPr>
        <w:t>s</w:t>
      </w:r>
      <w:r w:rsidRPr="006B5815">
        <w:rPr>
          <w:rFonts w:ascii="Cambria" w:hAnsi="Cambria" w:cs="Times New Roman"/>
          <w:color w:val="000000"/>
          <w:sz w:val="20"/>
          <w:szCs w:val="20"/>
          <w:lang w:val="en-US"/>
        </w:rPr>
        <w:t xml:space="preserve"> represent the average value of the homogeneous colonies (first two columns) in their respective panels. n.s.: non-significant, **: p &lt; 0.01, ***: p &lt; 0.001.</w:t>
      </w:r>
    </w:p>
    <w:p w14:paraId="22D04084" w14:textId="77777777" w:rsidR="006B5815" w:rsidRPr="006B5815" w:rsidRDefault="006B5815" w:rsidP="00A20B94">
      <w:pPr>
        <w:rPr>
          <w:rFonts w:ascii="Cambria" w:eastAsia="Times New Roman" w:hAnsi="Cambria" w:cs="Times New Roman"/>
          <w:sz w:val="20"/>
          <w:szCs w:val="20"/>
          <w:lang w:val="en-US"/>
        </w:rPr>
      </w:pPr>
    </w:p>
    <w:p w14:paraId="2A47D1E9" w14:textId="77777777" w:rsidR="006B5815" w:rsidRPr="006B5815" w:rsidRDefault="006B5815" w:rsidP="00A20B94">
      <w:pPr>
        <w:rPr>
          <w:rFonts w:ascii="Cambria" w:hAnsi="Cambria" w:cs="Times New Roman"/>
          <w:sz w:val="20"/>
          <w:szCs w:val="20"/>
          <w:lang w:val="en-US"/>
        </w:rPr>
      </w:pPr>
      <w:r w:rsidRPr="00A20B94">
        <w:rPr>
          <w:rFonts w:ascii="Cambria" w:hAnsi="Cambria" w:cs="Times New Roman"/>
          <w:noProof/>
          <w:color w:val="000000"/>
          <w:sz w:val="20"/>
          <w:szCs w:val="20"/>
          <w:lang w:val="en-US" w:eastAsia="ja-JP"/>
        </w:rPr>
        <w:drawing>
          <wp:inline distT="0" distB="0" distL="0" distR="0" wp14:anchorId="6E85CE39" wp14:editId="52181952">
            <wp:extent cx="5250062" cy="5600700"/>
            <wp:effectExtent l="0" t="0" r="8255" b="0"/>
            <wp:docPr id="2" name="Picture 2" descr="https://lh3.googleusercontent.com/5jqHQL-S-iKs34I3ZLMFpBcdzI_CqXcPAmxg4Z2dr7yI2ZpV0D6KZ5db_MZEb7YaghxmSIlQAemHnze1hbDgGiwGB5N1XSdGT2E9sECncgzYVG42fVjNSt1aD6WbFqpJTin5HY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5jqHQL-S-iKs34I3ZLMFpBcdzI_CqXcPAmxg4Z2dr7yI2ZpV0D6KZ5db_MZEb7YaghxmSIlQAemHnze1hbDgGiwGB5N1XSdGT2E9sECncgzYVG42fVjNSt1aD6WbFqpJTin5HYO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0295" cy="5600948"/>
                    </a:xfrm>
                    <a:prstGeom prst="rect">
                      <a:avLst/>
                    </a:prstGeom>
                    <a:noFill/>
                    <a:ln>
                      <a:noFill/>
                    </a:ln>
                  </pic:spPr>
                </pic:pic>
              </a:graphicData>
            </a:graphic>
          </wp:inline>
        </w:drawing>
      </w:r>
    </w:p>
    <w:p w14:paraId="204C95D6" w14:textId="77777777" w:rsidR="006B5815" w:rsidRPr="006B5815" w:rsidRDefault="006B5815" w:rsidP="00A20B94">
      <w:pPr>
        <w:rPr>
          <w:rFonts w:ascii="Cambria" w:eastAsia="Times New Roman" w:hAnsi="Cambria" w:cs="Times New Roman"/>
          <w:sz w:val="20"/>
          <w:szCs w:val="20"/>
          <w:lang w:val="en-US"/>
        </w:rPr>
      </w:pPr>
    </w:p>
    <w:p w14:paraId="351D0371"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 xml:space="preserve">Figure 2. Specialization (day-to-day rank correlation in </w:t>
      </w:r>
      <w:proofErr w:type="spellStart"/>
      <w:r w:rsidRPr="006B5815">
        <w:rPr>
          <w:rFonts w:ascii="Cambria" w:hAnsi="Cambria" w:cs="Times New Roman"/>
          <w:b/>
          <w:bCs/>
          <w:color w:val="000000"/>
          <w:sz w:val="20"/>
          <w:szCs w:val="20"/>
          <w:lang w:val="en-US"/>
        </w:rPr>
        <w:t>r.m.s.d</w:t>
      </w:r>
      <w:proofErr w:type="spellEnd"/>
      <w:r w:rsidRPr="006B5815">
        <w:rPr>
          <w:rFonts w:ascii="Cambria" w:hAnsi="Cambria" w:cs="Times New Roman"/>
          <w:b/>
          <w:bCs/>
          <w:color w:val="000000"/>
          <w:sz w:val="20"/>
          <w:szCs w:val="20"/>
          <w:lang w:val="en-US"/>
        </w:rPr>
        <w:t>.) as a function of colony composition.</w:t>
      </w:r>
      <w:r w:rsidRPr="006B5815">
        <w:rPr>
          <w:rFonts w:ascii="Cambria" w:hAnsi="Cambria" w:cs="Times New Roman"/>
          <w:color w:val="000000"/>
          <w:sz w:val="20"/>
          <w:szCs w:val="20"/>
          <w:lang w:val="en-US"/>
        </w:rPr>
        <w:t xml:space="preserve"> Small full circles represent colonies. Large open circles represent average values across replicate colonies. </w:t>
      </w:r>
      <w:commentRangeStart w:id="54"/>
      <w:r w:rsidRPr="006B5815">
        <w:rPr>
          <w:rFonts w:ascii="Cambria" w:hAnsi="Cambria" w:cs="Times New Roman"/>
          <w:color w:val="000000"/>
          <w:sz w:val="20"/>
          <w:szCs w:val="20"/>
          <w:lang w:val="en-US"/>
        </w:rPr>
        <w:t xml:space="preserve">For mixed colonies, data </w:t>
      </w:r>
      <w:proofErr w:type="gramStart"/>
      <w:r w:rsidRPr="006B5815">
        <w:rPr>
          <w:rFonts w:ascii="Cambria" w:hAnsi="Cambria" w:cs="Times New Roman"/>
          <w:color w:val="000000"/>
          <w:sz w:val="20"/>
          <w:szCs w:val="20"/>
          <w:lang w:val="en-US"/>
        </w:rPr>
        <w:t>are shown</w:t>
      </w:r>
      <w:proofErr w:type="gramEnd"/>
      <w:r w:rsidRPr="006B5815">
        <w:rPr>
          <w:rFonts w:ascii="Cambria" w:hAnsi="Cambria" w:cs="Times New Roman"/>
          <w:color w:val="000000"/>
          <w:sz w:val="20"/>
          <w:szCs w:val="20"/>
          <w:lang w:val="en-US"/>
        </w:rPr>
        <w:t xml:space="preserve"> as the colony-level specialization</w:t>
      </w:r>
      <w:commentRangeEnd w:id="54"/>
      <w:r w:rsidR="00C11B18">
        <w:rPr>
          <w:rStyle w:val="CommentReference"/>
        </w:rPr>
        <w:commentReference w:id="54"/>
      </w:r>
      <w:r w:rsidRPr="006B5815">
        <w:rPr>
          <w:rFonts w:ascii="Cambria" w:hAnsi="Cambria" w:cs="Times New Roman"/>
          <w:color w:val="000000"/>
          <w:sz w:val="20"/>
          <w:szCs w:val="20"/>
          <w:lang w:val="en-US"/>
        </w:rPr>
        <w:t xml:space="preserve">. </w:t>
      </w:r>
      <w:r w:rsidRPr="006B5815">
        <w:rPr>
          <w:rFonts w:ascii="Cambria" w:hAnsi="Cambria" w:cs="Times New Roman"/>
          <w:b/>
          <w:bCs/>
          <w:color w:val="000000"/>
          <w:sz w:val="20"/>
          <w:szCs w:val="20"/>
          <w:lang w:val="en-US"/>
        </w:rPr>
        <w:t>a-b,</w:t>
      </w:r>
      <w:r w:rsidRPr="006B5815">
        <w:rPr>
          <w:rFonts w:ascii="Cambria" w:hAnsi="Cambria" w:cs="Times New Roman"/>
          <w:color w:val="000000"/>
          <w:sz w:val="20"/>
          <w:szCs w:val="20"/>
          <w:lang w:val="en-US"/>
        </w:rPr>
        <w:t xml:space="preserve"> specialization as a function of colony genetic composition. Colony size 16. </w:t>
      </w:r>
      <w:r w:rsidRPr="006B5815">
        <w:rPr>
          <w:rFonts w:ascii="Cambria" w:hAnsi="Cambria" w:cs="Times New Roman"/>
          <w:b/>
          <w:bCs/>
          <w:color w:val="000000"/>
          <w:sz w:val="20"/>
          <w:szCs w:val="20"/>
          <w:lang w:val="en-US"/>
        </w:rPr>
        <w:t>c,</w:t>
      </w:r>
      <w:r w:rsidRPr="006B5815">
        <w:rPr>
          <w:rFonts w:ascii="Cambria" w:hAnsi="Cambria" w:cs="Times New Roman"/>
          <w:color w:val="000000"/>
          <w:sz w:val="20"/>
          <w:szCs w:val="20"/>
          <w:lang w:val="en-US"/>
        </w:rPr>
        <w:t xml:space="preserve"> specialization as a function of colony demographic composition. Adult and brood genotype: B. Colony size 16.</w:t>
      </w:r>
      <w:r w:rsidRPr="006B5815">
        <w:rPr>
          <w:rFonts w:ascii="Cambria" w:hAnsi="Cambria" w:cs="Times New Roman"/>
          <w:b/>
          <w:bCs/>
          <w:color w:val="000000"/>
          <w:sz w:val="20"/>
          <w:szCs w:val="20"/>
          <w:lang w:val="en-US"/>
        </w:rPr>
        <w:t xml:space="preserve"> d</w:t>
      </w:r>
      <w:r w:rsidRPr="006B5815">
        <w:rPr>
          <w:rFonts w:ascii="Cambria" w:hAnsi="Cambria" w:cs="Times New Roman"/>
          <w:color w:val="000000"/>
          <w:sz w:val="20"/>
          <w:szCs w:val="20"/>
          <w:lang w:val="en-US"/>
        </w:rPr>
        <w:t>, specialization as a function of colony morphological composition. Adult and brood genotype: B. Colony size 8. n.s.: non-significant, *: p &lt; 0.05, **: p &lt; 0.01, ***: p &lt; 0.001.</w:t>
      </w:r>
    </w:p>
    <w:p w14:paraId="3519D194" w14:textId="77777777" w:rsidR="006B5815" w:rsidRPr="006B5815" w:rsidRDefault="006B5815" w:rsidP="00A20B94">
      <w:pPr>
        <w:rPr>
          <w:rFonts w:ascii="Cambria" w:hAnsi="Cambria" w:cs="Times New Roman"/>
          <w:sz w:val="20"/>
          <w:szCs w:val="20"/>
          <w:lang w:val="en-US"/>
        </w:rPr>
      </w:pPr>
      <w:r w:rsidRPr="00A20B94">
        <w:rPr>
          <w:rFonts w:ascii="Cambria" w:hAnsi="Cambria" w:cs="Times New Roman"/>
          <w:noProof/>
          <w:color w:val="000000"/>
          <w:sz w:val="20"/>
          <w:szCs w:val="20"/>
          <w:lang w:val="en-US" w:eastAsia="ja-JP"/>
        </w:rPr>
        <w:lastRenderedPageBreak/>
        <w:drawing>
          <wp:inline distT="0" distB="0" distL="0" distR="0" wp14:anchorId="64D4D149" wp14:editId="50F598A5">
            <wp:extent cx="5615481" cy="5029200"/>
            <wp:effectExtent l="0" t="0" r="0" b="0"/>
            <wp:docPr id="3" name="Picture 3" descr="https://lh4.googleusercontent.com/Mj0N7S65pRIUOqXlZT3_eTeQXj8inqTscLWL-O1YQgk6Bxh8lwc0aEZYZpt1ouRFEeQIt8PQmdYshzugwIQGBo8r-DPK5yBeYnwRbnEyC-4ax4jQY2XzbaYN47VLYwvDyOcJwP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j0N7S65pRIUOqXlZT3_eTeQXj8inqTscLWL-O1YQgk6Bxh8lwc0aEZYZpt1ouRFEeQIt8PQmdYshzugwIQGBo8r-DPK5yBeYnwRbnEyC-4ax4jQY2XzbaYN47VLYwvDyOcJwP2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762" cy="5029452"/>
                    </a:xfrm>
                    <a:prstGeom prst="rect">
                      <a:avLst/>
                    </a:prstGeom>
                    <a:noFill/>
                    <a:ln>
                      <a:noFill/>
                    </a:ln>
                  </pic:spPr>
                </pic:pic>
              </a:graphicData>
            </a:graphic>
          </wp:inline>
        </w:drawing>
      </w:r>
    </w:p>
    <w:p w14:paraId="3A89F834" w14:textId="77777777" w:rsidR="006B5815" w:rsidRPr="006B5815" w:rsidRDefault="006B5815" w:rsidP="00A20B94">
      <w:pPr>
        <w:rPr>
          <w:rFonts w:ascii="Cambria" w:eastAsia="Times New Roman" w:hAnsi="Cambria" w:cs="Times New Roman"/>
          <w:sz w:val="20"/>
          <w:szCs w:val="20"/>
          <w:lang w:val="en-US"/>
        </w:rPr>
      </w:pPr>
    </w:p>
    <w:p w14:paraId="5A03A9C6" w14:textId="3614D0AA"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 xml:space="preserve">Figure 3. Theoretical predictions of the FTM. </w:t>
      </w:r>
      <w:r w:rsidRPr="006B5815">
        <w:rPr>
          <w:rFonts w:ascii="Cambria" w:hAnsi="Cambria" w:cs="Times New Roman"/>
          <w:color w:val="000000"/>
          <w:sz w:val="20"/>
          <w:szCs w:val="20"/>
          <w:lang w:val="en-US"/>
        </w:rPr>
        <w:t xml:space="preserve">Task performance frequency as a function of colony composition. One hundred replicates </w:t>
      </w:r>
      <w:proofErr w:type="gramStart"/>
      <w:r w:rsidRPr="006B5815">
        <w:rPr>
          <w:rFonts w:ascii="Cambria" w:hAnsi="Cambria" w:cs="Times New Roman"/>
          <w:color w:val="000000"/>
          <w:sz w:val="20"/>
          <w:szCs w:val="20"/>
          <w:lang w:val="en-US"/>
        </w:rPr>
        <w:t>were simulated</w:t>
      </w:r>
      <w:proofErr w:type="gramEnd"/>
      <w:r w:rsidRPr="006B5815">
        <w:rPr>
          <w:rFonts w:ascii="Cambria" w:hAnsi="Cambria" w:cs="Times New Roman"/>
          <w:color w:val="000000"/>
          <w:sz w:val="20"/>
          <w:szCs w:val="20"/>
          <w:lang w:val="en-US"/>
        </w:rPr>
        <w:t xml:space="preserve"> for each colony composition and for each parameter combination. Each opaque circle represents an individual replicate colony; each solid circle represents average value (mean ± </w:t>
      </w:r>
      <w:proofErr w:type="spellStart"/>
      <w:r w:rsidRPr="006B5815">
        <w:rPr>
          <w:rFonts w:ascii="Cambria" w:hAnsi="Cambria" w:cs="Times New Roman"/>
          <w:color w:val="000000"/>
          <w:sz w:val="20"/>
          <w:szCs w:val="20"/>
          <w:lang w:val="en-US"/>
        </w:rPr>
        <w:t>s.e.</w:t>
      </w:r>
      <w:proofErr w:type="spellEnd"/>
      <w:r w:rsidRPr="006B5815">
        <w:rPr>
          <w:rFonts w:ascii="Cambria" w:hAnsi="Cambria" w:cs="Times New Roman"/>
          <w:color w:val="000000"/>
          <w:sz w:val="20"/>
          <w:szCs w:val="20"/>
          <w:lang w:val="en-US"/>
        </w:rPr>
        <w:t xml:space="preserve">) across all replicates for its corresponding colony (or sub-colony) composition. Horizontal gray lines represent the average value of the homogeneous colonies (first two columns) in their respective panels. </w:t>
      </w:r>
      <w:r w:rsidRPr="006B5815">
        <w:rPr>
          <w:rFonts w:ascii="Cambria" w:hAnsi="Cambria" w:cs="Times New Roman"/>
          <w:b/>
          <w:bCs/>
          <w:color w:val="000000"/>
          <w:sz w:val="20"/>
          <w:szCs w:val="20"/>
          <w:lang w:val="en-US"/>
        </w:rPr>
        <w:t>a, b</w:t>
      </w:r>
      <w:r w:rsidRPr="006B5815">
        <w:rPr>
          <w:rFonts w:ascii="Cambria" w:hAnsi="Cambria" w:cs="Times New Roman"/>
          <w:color w:val="000000"/>
          <w:sz w:val="20"/>
          <w:szCs w:val="20"/>
          <w:lang w:val="en-US"/>
        </w:rPr>
        <w:t>: Varying the task efficiency (α) and the demand rate (</w:t>
      </w:r>
      <w:r w:rsidRPr="006B5815">
        <w:rPr>
          <w:rFonts w:ascii="STIXGeneral-Regular" w:hAnsi="STIXGeneral-Regular" w:cs="STIXGeneral-Regular"/>
          <w:color w:val="000000"/>
          <w:sz w:val="20"/>
          <w:szCs w:val="20"/>
          <w:lang w:val="en-US"/>
        </w:rPr>
        <w:t>𝛿</w:t>
      </w:r>
      <w:r w:rsidRPr="006B5815">
        <w:rPr>
          <w:rFonts w:ascii="Cambria" w:hAnsi="Cambria" w:cs="Times New Roman"/>
          <w:color w:val="000000"/>
          <w:sz w:val="20"/>
          <w:szCs w:val="20"/>
          <w:lang w:val="en-US"/>
        </w:rPr>
        <w:t xml:space="preserve">) captures </w:t>
      </w:r>
      <w:r w:rsidRPr="006B5815">
        <w:rPr>
          <w:rFonts w:ascii="Cambria" w:hAnsi="Cambria" w:cs="Times New Roman"/>
          <w:i/>
          <w:iCs/>
          <w:color w:val="000000"/>
          <w:sz w:val="20"/>
          <w:szCs w:val="20"/>
          <w:lang w:val="en-US"/>
        </w:rPr>
        <w:t>asymmetric behavioral contagion</w:t>
      </w:r>
      <w:del w:id="55" w:author="Daniel Kronauer" w:date="2019-07-08T12:55:00Z">
        <w:r w:rsidRPr="006B5815" w:rsidDel="00C5605E">
          <w:rPr>
            <w:rFonts w:ascii="Cambria" w:hAnsi="Cambria" w:cs="Times New Roman"/>
            <w:i/>
            <w:iCs/>
            <w:color w:val="000000"/>
            <w:sz w:val="20"/>
            <w:szCs w:val="20"/>
            <w:lang w:val="en-US"/>
          </w:rPr>
          <w:delText>s</w:delText>
        </w:r>
      </w:del>
      <w:r w:rsidRPr="006B5815">
        <w:rPr>
          <w:rFonts w:ascii="Cambria" w:hAnsi="Cambria" w:cs="Times New Roman"/>
          <w:i/>
          <w:iCs/>
          <w:color w:val="000000"/>
          <w:sz w:val="20"/>
          <w:szCs w:val="20"/>
          <w:lang w:val="en-US"/>
        </w:rPr>
        <w:t xml:space="preserve">, </w:t>
      </w:r>
      <w:r w:rsidRPr="006B5815">
        <w:rPr>
          <w:rFonts w:ascii="Cambria" w:hAnsi="Cambria" w:cs="Times New Roman"/>
          <w:color w:val="000000"/>
          <w:sz w:val="20"/>
          <w:szCs w:val="20"/>
          <w:lang w:val="en-US"/>
        </w:rPr>
        <w:t>downward</w:t>
      </w:r>
      <w:r w:rsidRPr="006B5815">
        <w:rPr>
          <w:rFonts w:ascii="Cambria" w:hAnsi="Cambria" w:cs="Times New Roman"/>
          <w:i/>
          <w:iCs/>
          <w:color w:val="000000"/>
          <w:sz w:val="20"/>
          <w:szCs w:val="20"/>
          <w:lang w:val="en-US"/>
        </w:rPr>
        <w:t xml:space="preserve"> </w:t>
      </w:r>
      <w:r w:rsidRPr="006B5815">
        <w:rPr>
          <w:rFonts w:ascii="Cambria" w:hAnsi="Cambria" w:cs="Times New Roman"/>
          <w:color w:val="000000"/>
          <w:sz w:val="20"/>
          <w:szCs w:val="20"/>
          <w:lang w:val="en-US"/>
        </w:rPr>
        <w:t>(</w:t>
      </w:r>
      <w:r w:rsidRPr="006B5815">
        <w:rPr>
          <w:rFonts w:ascii="Cambria" w:hAnsi="Cambria" w:cs="Times New Roman"/>
          <w:b/>
          <w:bCs/>
          <w:color w:val="000000"/>
          <w:sz w:val="20"/>
          <w:szCs w:val="20"/>
          <w:lang w:val="en-US"/>
        </w:rPr>
        <w:t>a</w:t>
      </w:r>
      <w:r w:rsidRPr="006B5815">
        <w:rPr>
          <w:rFonts w:ascii="Cambria" w:hAnsi="Cambria" w:cs="Times New Roman"/>
          <w:color w:val="000000"/>
          <w:sz w:val="20"/>
          <w:szCs w:val="20"/>
          <w:lang w:val="en-US"/>
        </w:rPr>
        <w:t>) and upward (</w:t>
      </w:r>
      <w:r w:rsidRPr="006B5815">
        <w:rPr>
          <w:rFonts w:ascii="Cambria" w:hAnsi="Cambria" w:cs="Times New Roman"/>
          <w:b/>
          <w:bCs/>
          <w:color w:val="000000"/>
          <w:sz w:val="20"/>
          <w:szCs w:val="20"/>
          <w:lang w:val="en-US"/>
        </w:rPr>
        <w:t>b</w:t>
      </w:r>
      <w:r w:rsidRPr="006B5815">
        <w:rPr>
          <w:rFonts w:ascii="Cambria" w:hAnsi="Cambria" w:cs="Times New Roman"/>
          <w:color w:val="000000"/>
          <w:sz w:val="20"/>
          <w:szCs w:val="20"/>
          <w:lang w:val="en-US"/>
        </w:rPr>
        <w:t xml:space="preserve">). Groups A and B represent genotypic classes. Larvae are less demanding in </w:t>
      </w:r>
      <w:r w:rsidRPr="006B5815">
        <w:rPr>
          <w:rFonts w:ascii="Cambria" w:hAnsi="Cambria" w:cs="Times New Roman"/>
          <w:b/>
          <w:bCs/>
          <w:color w:val="000000"/>
          <w:sz w:val="20"/>
          <w:szCs w:val="20"/>
          <w:lang w:val="en-US"/>
        </w:rPr>
        <w:t xml:space="preserve">a </w:t>
      </w:r>
      <w:r w:rsidRPr="006B5815">
        <w:rPr>
          <w:rFonts w:ascii="Cambria" w:hAnsi="Cambria" w:cs="Times New Roman"/>
          <w:color w:val="000000"/>
          <w:sz w:val="20"/>
          <w:szCs w:val="20"/>
          <w:lang w:val="en-US"/>
        </w:rPr>
        <w:t>(</w:t>
      </w:r>
      <w:r w:rsidRPr="006B5815">
        <w:rPr>
          <w:rFonts w:ascii="STIXGeneral-Regular" w:hAnsi="STIXGeneral-Regular" w:cs="STIXGeneral-Regular"/>
          <w:color w:val="000000"/>
          <w:sz w:val="20"/>
          <w:szCs w:val="20"/>
          <w:lang w:val="en-US"/>
        </w:rPr>
        <w:t>𝛿</w:t>
      </w:r>
      <w:r w:rsidRPr="006B5815">
        <w:rPr>
          <w:rFonts w:ascii="Cambria" w:hAnsi="Cambria" w:cs="Times New Roman"/>
          <w:color w:val="000000"/>
          <w:sz w:val="20"/>
          <w:szCs w:val="20"/>
          <w:lang w:val="en-US"/>
        </w:rPr>
        <w:t xml:space="preserve"> = 0.4) than in </w:t>
      </w:r>
      <w:r w:rsidRPr="006B5815">
        <w:rPr>
          <w:rFonts w:ascii="Cambria" w:hAnsi="Cambria" w:cs="Times New Roman"/>
          <w:b/>
          <w:bCs/>
          <w:color w:val="000000"/>
          <w:sz w:val="20"/>
          <w:szCs w:val="20"/>
          <w:lang w:val="en-US"/>
        </w:rPr>
        <w:t xml:space="preserve">b </w:t>
      </w:r>
      <w:r w:rsidRPr="006B5815">
        <w:rPr>
          <w:rFonts w:ascii="Cambria" w:hAnsi="Cambria" w:cs="Times New Roman"/>
          <w:color w:val="000000"/>
          <w:sz w:val="20"/>
          <w:szCs w:val="20"/>
          <w:lang w:val="en-US"/>
        </w:rPr>
        <w:t>(</w:t>
      </w:r>
      <w:r w:rsidRPr="006B5815">
        <w:rPr>
          <w:rFonts w:ascii="STIXGeneral-Regular" w:hAnsi="STIXGeneral-Regular" w:cs="STIXGeneral-Regular"/>
          <w:color w:val="000000"/>
          <w:sz w:val="20"/>
          <w:szCs w:val="20"/>
          <w:lang w:val="en-US"/>
        </w:rPr>
        <w:t>𝛿</w:t>
      </w:r>
      <w:r w:rsidRPr="006B5815">
        <w:rPr>
          <w:rFonts w:ascii="Cambria" w:hAnsi="Cambria" w:cs="Times New Roman"/>
          <w:color w:val="000000"/>
          <w:sz w:val="20"/>
          <w:szCs w:val="20"/>
          <w:lang w:val="en-US"/>
        </w:rPr>
        <w:t xml:space="preserve"> = 0.6). For a given </w:t>
      </w:r>
      <w:r w:rsidRPr="006B5815">
        <w:rPr>
          <w:rFonts w:ascii="STIXGeneral-Regular" w:hAnsi="STIXGeneral-Regular" w:cs="STIXGeneral-Regular"/>
          <w:color w:val="000000"/>
          <w:sz w:val="20"/>
          <w:szCs w:val="20"/>
          <w:lang w:val="en-US"/>
        </w:rPr>
        <w:t>𝛿</w:t>
      </w:r>
      <w:r w:rsidRPr="006B5815">
        <w:rPr>
          <w:rFonts w:ascii="Cambria" w:hAnsi="Cambria" w:cs="Times New Roman"/>
          <w:color w:val="000000"/>
          <w:sz w:val="20"/>
          <w:szCs w:val="20"/>
          <w:lang w:val="en-US"/>
        </w:rPr>
        <w:t>, Group A is more efficient than Group B (</w:t>
      </w:r>
      <w:r w:rsidRPr="006B5815">
        <w:rPr>
          <w:rFonts w:ascii="Cambria" w:hAnsi="Cambria" w:cs="Times New Roman"/>
          <w:i/>
          <w:iCs/>
          <w:color w:val="000000"/>
          <w:sz w:val="20"/>
          <w:szCs w:val="20"/>
          <w:lang w:val="en-US"/>
        </w:rPr>
        <w:t>α</w:t>
      </w:r>
      <w:r w:rsidRPr="006B5815">
        <w:rPr>
          <w:rFonts w:ascii="Cambria" w:hAnsi="Cambria" w:cs="Times New Roman"/>
          <w:i/>
          <w:iCs/>
          <w:color w:val="000000"/>
          <w:sz w:val="20"/>
          <w:szCs w:val="20"/>
          <w:vertAlign w:val="superscript"/>
          <w:lang w:val="en-US"/>
        </w:rPr>
        <w:t>A</w:t>
      </w:r>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xml:space="preserve">= 2, </w:t>
      </w:r>
      <w:r w:rsidRPr="006B5815">
        <w:rPr>
          <w:rFonts w:ascii="Cambria" w:hAnsi="Cambria" w:cs="Times New Roman"/>
          <w:i/>
          <w:iCs/>
          <w:color w:val="000000"/>
          <w:sz w:val="20"/>
          <w:szCs w:val="20"/>
          <w:lang w:val="en-US"/>
        </w:rPr>
        <w:t>α</w:t>
      </w:r>
      <w:r w:rsidRPr="006B5815">
        <w:rPr>
          <w:rFonts w:ascii="Cambria" w:hAnsi="Cambria" w:cs="Times New Roman"/>
          <w:i/>
          <w:iCs/>
          <w:color w:val="000000"/>
          <w:sz w:val="20"/>
          <w:szCs w:val="20"/>
          <w:vertAlign w:val="superscript"/>
          <w:lang w:val="en-US"/>
        </w:rPr>
        <w:t>B</w:t>
      </w:r>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xml:space="preserve">= 1). Group B is </w:t>
      </w:r>
      <w:commentRangeStart w:id="56"/>
      <w:r w:rsidRPr="006B5815">
        <w:rPr>
          <w:rFonts w:ascii="Cambria" w:hAnsi="Cambria" w:cs="Times New Roman"/>
          <w:color w:val="000000"/>
          <w:sz w:val="20"/>
          <w:szCs w:val="20"/>
          <w:lang w:val="en-US"/>
        </w:rPr>
        <w:t>efficient</w:t>
      </w:r>
      <w:commentRangeEnd w:id="56"/>
      <w:r w:rsidR="00C5605E">
        <w:rPr>
          <w:rStyle w:val="CommentReference"/>
        </w:rPr>
        <w:commentReference w:id="56"/>
      </w:r>
      <w:r w:rsidRPr="006B5815">
        <w:rPr>
          <w:rFonts w:ascii="Cambria" w:hAnsi="Cambria" w:cs="Times New Roman"/>
          <w:color w:val="000000"/>
          <w:sz w:val="20"/>
          <w:szCs w:val="20"/>
          <w:lang w:val="en-US"/>
        </w:rPr>
        <w:t xml:space="preserve"> when the larvae are less demanding (</w:t>
      </w:r>
      <w:r w:rsidRPr="006B5815">
        <w:rPr>
          <w:rFonts w:ascii="Cambria" w:hAnsi="Cambria" w:cs="Times New Roman"/>
          <w:b/>
          <w:bCs/>
          <w:color w:val="000000"/>
          <w:sz w:val="20"/>
          <w:szCs w:val="20"/>
          <w:lang w:val="en-US"/>
        </w:rPr>
        <w:t>a</w:t>
      </w:r>
      <w:r w:rsidRPr="006B5815">
        <w:rPr>
          <w:rFonts w:ascii="Cambria" w:hAnsi="Cambria" w:cs="Times New Roman"/>
          <w:color w:val="000000"/>
          <w:sz w:val="20"/>
          <w:szCs w:val="20"/>
          <w:lang w:val="en-US"/>
        </w:rPr>
        <w:t>) but inefficient when more demanding (</w:t>
      </w:r>
      <w:r w:rsidRPr="006B5815">
        <w:rPr>
          <w:rFonts w:ascii="Cambria" w:hAnsi="Cambria" w:cs="Times New Roman"/>
          <w:b/>
          <w:bCs/>
          <w:color w:val="000000"/>
          <w:sz w:val="20"/>
          <w:szCs w:val="20"/>
          <w:lang w:val="en-US"/>
        </w:rPr>
        <w:t>b</w:t>
      </w:r>
      <w:r w:rsidRPr="006B5815">
        <w:rPr>
          <w:rFonts w:ascii="Cambria" w:hAnsi="Cambria" w:cs="Times New Roman"/>
          <w:color w:val="000000"/>
          <w:sz w:val="20"/>
          <w:szCs w:val="20"/>
          <w:lang w:val="en-US"/>
        </w:rPr>
        <w:t xml:space="preserve">); Group A is efficient in both cases. Parameters: </w:t>
      </w:r>
      <w:r w:rsidRPr="006B5815">
        <w:rPr>
          <w:rFonts w:ascii="STIXGeneral-Regular" w:hAnsi="STIXGeneral-Regular" w:cs="STIXGeneral-Regular"/>
          <w:color w:val="000000"/>
          <w:sz w:val="20"/>
          <w:szCs w:val="20"/>
          <w:lang w:val="en-US"/>
        </w:rPr>
        <w:t>𝜎</w:t>
      </w:r>
      <w:r w:rsidRPr="006B5815">
        <w:rPr>
          <w:rFonts w:ascii="Cambria" w:hAnsi="Cambria" w:cs="Times New Roman"/>
          <w:color w:val="000000"/>
          <w:sz w:val="20"/>
          <w:szCs w:val="20"/>
          <w:lang w:val="en-US"/>
        </w:rPr>
        <w:t xml:space="preserve"> = 0.1, </w:t>
      </w:r>
      <w:r w:rsidRPr="006B5815">
        <w:rPr>
          <w:rFonts w:ascii="Cambria" w:hAnsi="Cambria" w:cs="Times New Roman"/>
          <w:i/>
          <w:iCs/>
          <w:color w:val="000000"/>
          <w:sz w:val="20"/>
          <w:szCs w:val="20"/>
          <w:lang w:val="en-US"/>
        </w:rPr>
        <w:t>μ</w:t>
      </w:r>
      <w:r w:rsidRPr="006B5815">
        <w:rPr>
          <w:rFonts w:ascii="Cambria" w:hAnsi="Cambria" w:cs="Times New Roman"/>
          <w:color w:val="000000"/>
          <w:sz w:val="20"/>
          <w:szCs w:val="20"/>
          <w:lang w:val="en-US"/>
        </w:rPr>
        <w:t xml:space="preserve"> = 10, </w:t>
      </w:r>
      <w:r w:rsidRPr="006B5815">
        <w:rPr>
          <w:rFonts w:ascii="Cambria" w:hAnsi="Cambria" w:cs="Times New Roman"/>
          <w:i/>
          <w:iCs/>
          <w:color w:val="000000"/>
          <w:sz w:val="20"/>
          <w:szCs w:val="20"/>
          <w:lang w:val="en-US"/>
        </w:rPr>
        <w:t>η</w:t>
      </w:r>
      <w:r w:rsidRPr="006B5815">
        <w:rPr>
          <w:rFonts w:ascii="Cambria" w:hAnsi="Cambria" w:cs="Times New Roman"/>
          <w:color w:val="000000"/>
          <w:sz w:val="20"/>
          <w:szCs w:val="20"/>
          <w:lang w:val="en-US"/>
        </w:rPr>
        <w:t xml:space="preserve"> = 7, </w:t>
      </w:r>
      <w:r w:rsidRPr="006B5815">
        <w:rPr>
          <w:rFonts w:ascii="Cambria" w:hAnsi="Cambria" w:cs="Times New Roman"/>
          <w:i/>
          <w:iCs/>
          <w:color w:val="000000"/>
          <w:sz w:val="20"/>
          <w:szCs w:val="20"/>
          <w:lang w:val="en-US"/>
        </w:rPr>
        <w:t>τ</w:t>
      </w:r>
      <w:r w:rsidRPr="006B5815">
        <w:rPr>
          <w:rFonts w:ascii="Cambria" w:hAnsi="Cambria" w:cs="Times New Roman"/>
          <w:color w:val="000000"/>
          <w:sz w:val="20"/>
          <w:szCs w:val="20"/>
          <w:lang w:val="en-US"/>
        </w:rPr>
        <w:t xml:space="preserve"> = 0.2. </w:t>
      </w:r>
      <w:r w:rsidRPr="006B5815">
        <w:rPr>
          <w:rFonts w:ascii="Cambria" w:hAnsi="Cambria" w:cs="Times New Roman"/>
          <w:b/>
          <w:bCs/>
          <w:color w:val="000000"/>
          <w:sz w:val="20"/>
          <w:szCs w:val="20"/>
          <w:lang w:val="en-US"/>
        </w:rPr>
        <w:t>c, d</w:t>
      </w:r>
      <w:r w:rsidRPr="006B5815">
        <w:rPr>
          <w:rFonts w:ascii="Cambria" w:hAnsi="Cambria" w:cs="Times New Roman"/>
          <w:color w:val="000000"/>
          <w:sz w:val="20"/>
          <w:szCs w:val="20"/>
          <w:lang w:val="en-US"/>
        </w:rPr>
        <w:t>: Varying the task efficiency (α) and the mean threshold (</w:t>
      </w:r>
      <w:r w:rsidRPr="006B5815">
        <w:rPr>
          <w:rFonts w:ascii="Cambria" w:hAnsi="Cambria" w:cs="Times New Roman"/>
          <w:i/>
          <w:iCs/>
          <w:color w:val="000000"/>
          <w:sz w:val="20"/>
          <w:szCs w:val="20"/>
          <w:lang w:val="en-US"/>
        </w:rPr>
        <w:t>μ</w:t>
      </w:r>
      <w:r w:rsidRPr="006B5815">
        <w:rPr>
          <w:rFonts w:ascii="Cambria" w:hAnsi="Cambria" w:cs="Times New Roman"/>
          <w:color w:val="000000"/>
          <w:sz w:val="20"/>
          <w:szCs w:val="20"/>
          <w:lang w:val="en-US"/>
        </w:rPr>
        <w:t xml:space="preserve">) captures both a </w:t>
      </w:r>
      <w:r w:rsidRPr="006B5815">
        <w:rPr>
          <w:rFonts w:ascii="Cambria" w:hAnsi="Cambria" w:cs="Times New Roman"/>
          <w:i/>
          <w:iCs/>
          <w:color w:val="000000"/>
          <w:sz w:val="20"/>
          <w:szCs w:val="20"/>
          <w:lang w:val="en-US"/>
        </w:rPr>
        <w:t xml:space="preserve">lack of behavioral contagion </w:t>
      </w:r>
      <w:r w:rsidRPr="006B5815">
        <w:rPr>
          <w:rFonts w:ascii="Cambria" w:hAnsi="Cambria" w:cs="Times New Roman"/>
          <w:color w:val="000000"/>
          <w:sz w:val="20"/>
          <w:szCs w:val="20"/>
          <w:lang w:val="en-US"/>
        </w:rPr>
        <w:t>(</w:t>
      </w:r>
      <w:r w:rsidRPr="006B5815">
        <w:rPr>
          <w:rFonts w:ascii="Cambria" w:hAnsi="Cambria" w:cs="Times New Roman"/>
          <w:b/>
          <w:bCs/>
          <w:color w:val="000000"/>
          <w:sz w:val="20"/>
          <w:szCs w:val="20"/>
          <w:lang w:val="en-US"/>
        </w:rPr>
        <w:t>c</w:t>
      </w:r>
      <w:r w:rsidRPr="006B5815">
        <w:rPr>
          <w:rFonts w:ascii="Cambria" w:hAnsi="Cambria" w:cs="Times New Roman"/>
          <w:color w:val="000000"/>
          <w:sz w:val="20"/>
          <w:szCs w:val="20"/>
          <w:lang w:val="en-US"/>
        </w:rPr>
        <w:t xml:space="preserve">) and </w:t>
      </w:r>
      <w:r w:rsidRPr="006B5815">
        <w:rPr>
          <w:rFonts w:ascii="Cambria" w:hAnsi="Cambria" w:cs="Times New Roman"/>
          <w:i/>
          <w:iCs/>
          <w:color w:val="000000"/>
          <w:sz w:val="20"/>
          <w:szCs w:val="20"/>
          <w:lang w:val="en-US"/>
        </w:rPr>
        <w:t xml:space="preserve">behavioral amplification </w:t>
      </w:r>
      <w:r w:rsidRPr="006B5815">
        <w:rPr>
          <w:rFonts w:ascii="Cambria" w:hAnsi="Cambria" w:cs="Times New Roman"/>
          <w:color w:val="000000"/>
          <w:sz w:val="20"/>
          <w:szCs w:val="20"/>
          <w:lang w:val="en-US"/>
        </w:rPr>
        <w:t>(</w:t>
      </w:r>
      <w:r w:rsidRPr="006B5815">
        <w:rPr>
          <w:rFonts w:ascii="Cambria" w:hAnsi="Cambria" w:cs="Times New Roman"/>
          <w:b/>
          <w:bCs/>
          <w:color w:val="000000"/>
          <w:sz w:val="20"/>
          <w:szCs w:val="20"/>
          <w:lang w:val="en-US"/>
        </w:rPr>
        <w:t>d</w:t>
      </w:r>
      <w:r w:rsidRPr="006B5815">
        <w:rPr>
          <w:rFonts w:ascii="Cambria" w:hAnsi="Cambria" w:cs="Times New Roman"/>
          <w:color w:val="000000"/>
          <w:sz w:val="20"/>
          <w:szCs w:val="20"/>
          <w:lang w:val="en-US"/>
        </w:rPr>
        <w:t>). Groups C and D represent demographic or morphological classes. Compared to Group D, Group C is more efficient (</w:t>
      </w:r>
      <w:r w:rsidRPr="006B5815">
        <w:rPr>
          <w:rFonts w:ascii="Cambria" w:hAnsi="Cambria" w:cs="Times New Roman"/>
          <w:i/>
          <w:iCs/>
          <w:color w:val="000000"/>
          <w:sz w:val="20"/>
          <w:szCs w:val="20"/>
          <w:lang w:val="en-US"/>
        </w:rPr>
        <w:t>α</w:t>
      </w:r>
      <w:r w:rsidRPr="006B5815">
        <w:rPr>
          <w:rFonts w:ascii="Cambria" w:hAnsi="Cambria" w:cs="Times New Roman"/>
          <w:i/>
          <w:iCs/>
          <w:color w:val="000000"/>
          <w:sz w:val="20"/>
          <w:szCs w:val="20"/>
          <w:vertAlign w:val="superscript"/>
          <w:lang w:val="en-US"/>
        </w:rPr>
        <w:t>C</w:t>
      </w:r>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xml:space="preserve">= 6, </w:t>
      </w:r>
      <w:r w:rsidRPr="006B5815">
        <w:rPr>
          <w:rFonts w:ascii="Cambria" w:hAnsi="Cambria" w:cs="Times New Roman"/>
          <w:i/>
          <w:iCs/>
          <w:color w:val="000000"/>
          <w:sz w:val="20"/>
          <w:szCs w:val="20"/>
          <w:lang w:val="en-US"/>
        </w:rPr>
        <w:t>α</w:t>
      </w:r>
      <w:r w:rsidRPr="006B5815">
        <w:rPr>
          <w:rFonts w:ascii="Cambria" w:hAnsi="Cambria" w:cs="Times New Roman"/>
          <w:i/>
          <w:iCs/>
          <w:color w:val="000000"/>
          <w:sz w:val="20"/>
          <w:szCs w:val="20"/>
          <w:vertAlign w:val="superscript"/>
          <w:lang w:val="en-US"/>
        </w:rPr>
        <w:t>D</w:t>
      </w:r>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2) and has a higher threshold for both tasks (</w:t>
      </w:r>
      <w:proofErr w:type="spellStart"/>
      <w:r w:rsidRPr="006B5815">
        <w:rPr>
          <w:rFonts w:ascii="Cambria" w:hAnsi="Cambria" w:cs="Times New Roman"/>
          <w:i/>
          <w:iCs/>
          <w:color w:val="000000"/>
          <w:sz w:val="20"/>
          <w:szCs w:val="20"/>
          <w:lang w:val="en-US"/>
        </w:rPr>
        <w:t>μ</w:t>
      </w:r>
      <w:r w:rsidRPr="006B5815">
        <w:rPr>
          <w:rFonts w:ascii="Cambria" w:hAnsi="Cambria" w:cs="Times New Roman"/>
          <w:i/>
          <w:iCs/>
          <w:color w:val="000000"/>
          <w:sz w:val="20"/>
          <w:szCs w:val="20"/>
          <w:vertAlign w:val="superscript"/>
          <w:lang w:val="en-US"/>
        </w:rPr>
        <w:t>C</w:t>
      </w:r>
      <w:proofErr w:type="spellEnd"/>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14 in (</w:t>
      </w:r>
      <w:r w:rsidRPr="006B5815">
        <w:rPr>
          <w:rFonts w:ascii="Cambria" w:hAnsi="Cambria" w:cs="Times New Roman"/>
          <w:b/>
          <w:bCs/>
          <w:color w:val="000000"/>
          <w:sz w:val="20"/>
          <w:szCs w:val="20"/>
          <w:lang w:val="en-US"/>
        </w:rPr>
        <w:t>c</w:t>
      </w:r>
      <w:r w:rsidRPr="006B5815">
        <w:rPr>
          <w:rFonts w:ascii="Cambria" w:hAnsi="Cambria" w:cs="Times New Roman"/>
          <w:color w:val="000000"/>
          <w:sz w:val="20"/>
          <w:szCs w:val="20"/>
          <w:lang w:val="en-US"/>
        </w:rPr>
        <w:t xml:space="preserve">) and </w:t>
      </w:r>
      <w:proofErr w:type="spellStart"/>
      <w:r w:rsidRPr="006B5815">
        <w:rPr>
          <w:rFonts w:ascii="Cambria" w:hAnsi="Cambria" w:cs="Times New Roman"/>
          <w:i/>
          <w:iCs/>
          <w:color w:val="000000"/>
          <w:sz w:val="20"/>
          <w:szCs w:val="20"/>
          <w:lang w:val="en-US"/>
        </w:rPr>
        <w:t>μ</w:t>
      </w:r>
      <w:r w:rsidRPr="006B5815">
        <w:rPr>
          <w:rFonts w:ascii="Cambria" w:hAnsi="Cambria" w:cs="Times New Roman"/>
          <w:i/>
          <w:iCs/>
          <w:color w:val="000000"/>
          <w:sz w:val="20"/>
          <w:szCs w:val="20"/>
          <w:vertAlign w:val="superscript"/>
          <w:lang w:val="en-US"/>
        </w:rPr>
        <w:t>C</w:t>
      </w:r>
      <w:proofErr w:type="spellEnd"/>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20 in (</w:t>
      </w:r>
      <w:r w:rsidRPr="006B5815">
        <w:rPr>
          <w:rFonts w:ascii="Cambria" w:hAnsi="Cambria" w:cs="Times New Roman"/>
          <w:b/>
          <w:bCs/>
          <w:color w:val="000000"/>
          <w:sz w:val="20"/>
          <w:szCs w:val="20"/>
          <w:lang w:val="en-US"/>
        </w:rPr>
        <w:t>d</w:t>
      </w:r>
      <w:r w:rsidRPr="006B5815">
        <w:rPr>
          <w:rFonts w:ascii="Cambria" w:hAnsi="Cambria" w:cs="Times New Roman"/>
          <w:color w:val="000000"/>
          <w:sz w:val="20"/>
          <w:szCs w:val="20"/>
          <w:lang w:val="en-US"/>
        </w:rPr>
        <w:t xml:space="preserve">); </w:t>
      </w:r>
      <w:proofErr w:type="spellStart"/>
      <w:r w:rsidRPr="006B5815">
        <w:rPr>
          <w:rFonts w:ascii="Cambria" w:hAnsi="Cambria" w:cs="Times New Roman"/>
          <w:i/>
          <w:iCs/>
          <w:color w:val="000000"/>
          <w:sz w:val="20"/>
          <w:szCs w:val="20"/>
          <w:lang w:val="en-US"/>
        </w:rPr>
        <w:t>μ</w:t>
      </w:r>
      <w:r w:rsidRPr="006B5815">
        <w:rPr>
          <w:rFonts w:ascii="Cambria" w:hAnsi="Cambria" w:cs="Times New Roman"/>
          <w:i/>
          <w:iCs/>
          <w:color w:val="000000"/>
          <w:sz w:val="20"/>
          <w:szCs w:val="20"/>
          <w:vertAlign w:val="superscript"/>
          <w:lang w:val="en-US"/>
        </w:rPr>
        <w:t>D</w:t>
      </w:r>
      <w:proofErr w:type="spellEnd"/>
      <w:r w:rsidRPr="006B5815">
        <w:rPr>
          <w:rFonts w:ascii="Cambria" w:hAnsi="Cambria" w:cs="Times New Roman"/>
          <w:color w:val="000000"/>
          <w:sz w:val="20"/>
          <w:szCs w:val="20"/>
          <w:vertAlign w:val="superscript"/>
          <w:lang w:val="en-US"/>
        </w:rPr>
        <w:t xml:space="preserve"> </w:t>
      </w:r>
      <w:r w:rsidRPr="006B5815">
        <w:rPr>
          <w:rFonts w:ascii="Cambria" w:hAnsi="Cambria" w:cs="Times New Roman"/>
          <w:color w:val="000000"/>
          <w:sz w:val="20"/>
          <w:szCs w:val="20"/>
          <w:lang w:val="en-US"/>
        </w:rPr>
        <w:t xml:space="preserve">= 10). </w:t>
      </w:r>
      <w:commentRangeStart w:id="57"/>
      <w:r w:rsidRPr="006B5815">
        <w:rPr>
          <w:rFonts w:ascii="Cambria" w:hAnsi="Cambria" w:cs="Times New Roman"/>
          <w:color w:val="000000"/>
          <w:sz w:val="20"/>
          <w:szCs w:val="20"/>
          <w:lang w:val="en-US"/>
        </w:rPr>
        <w:t xml:space="preserve">Parameters: </w:t>
      </w:r>
      <w:commentRangeStart w:id="58"/>
      <w:r w:rsidRPr="006B5815">
        <w:rPr>
          <w:rFonts w:ascii="STIXGeneral-Regular" w:hAnsi="STIXGeneral-Regular" w:cs="STIXGeneral-Regular"/>
          <w:color w:val="000000"/>
          <w:sz w:val="20"/>
          <w:szCs w:val="20"/>
          <w:lang w:val="en-US"/>
        </w:rPr>
        <w:t>𝜎</w:t>
      </w:r>
      <w:commentRangeEnd w:id="58"/>
      <w:r w:rsidR="005B3919">
        <w:rPr>
          <w:rStyle w:val="CommentReference"/>
        </w:rPr>
        <w:commentReference w:id="58"/>
      </w:r>
      <w:r w:rsidRPr="006B5815">
        <w:rPr>
          <w:rFonts w:ascii="Cambria" w:hAnsi="Cambria" w:cs="Times New Roman"/>
          <w:color w:val="000000"/>
          <w:sz w:val="20"/>
          <w:szCs w:val="20"/>
          <w:lang w:val="en-US"/>
        </w:rPr>
        <w:t xml:space="preserve"> = 0.1, </w:t>
      </w:r>
      <w:r w:rsidRPr="006B5815">
        <w:rPr>
          <w:rFonts w:ascii="Cambria" w:hAnsi="Cambria" w:cs="Times New Roman"/>
          <w:i/>
          <w:iCs/>
          <w:color w:val="000000"/>
          <w:sz w:val="20"/>
          <w:szCs w:val="20"/>
          <w:lang w:val="en-US"/>
        </w:rPr>
        <w:t>η</w:t>
      </w:r>
      <w:r w:rsidRPr="006B5815">
        <w:rPr>
          <w:rFonts w:ascii="Cambria" w:hAnsi="Cambria" w:cs="Times New Roman"/>
          <w:color w:val="000000"/>
          <w:sz w:val="20"/>
          <w:szCs w:val="20"/>
          <w:lang w:val="en-US"/>
        </w:rPr>
        <w:t xml:space="preserve"> = 7, </w:t>
      </w:r>
      <w:r w:rsidRPr="006B5815">
        <w:rPr>
          <w:rFonts w:ascii="STIXGeneral-Regular" w:hAnsi="STIXGeneral-Regular" w:cs="STIXGeneral-Regular"/>
          <w:color w:val="000000"/>
          <w:sz w:val="20"/>
          <w:szCs w:val="20"/>
          <w:lang w:val="en-US"/>
        </w:rPr>
        <w:t>𝛿</w:t>
      </w:r>
      <w:r w:rsidRPr="006B5815">
        <w:rPr>
          <w:rFonts w:ascii="Cambria" w:hAnsi="Cambria" w:cs="Times New Roman"/>
          <w:color w:val="000000"/>
          <w:sz w:val="20"/>
          <w:szCs w:val="20"/>
          <w:lang w:val="en-US"/>
        </w:rPr>
        <w:t xml:space="preserve"> = 0.6, </w:t>
      </w:r>
      <w:r w:rsidRPr="006B5815">
        <w:rPr>
          <w:rFonts w:ascii="Cambria" w:hAnsi="Cambria" w:cs="Times New Roman"/>
          <w:i/>
          <w:iCs/>
          <w:color w:val="000000"/>
          <w:sz w:val="20"/>
          <w:szCs w:val="20"/>
          <w:lang w:val="en-US"/>
        </w:rPr>
        <w:t>τ</w:t>
      </w:r>
      <w:r w:rsidRPr="006B5815">
        <w:rPr>
          <w:rFonts w:ascii="Cambria" w:hAnsi="Cambria" w:cs="Times New Roman"/>
          <w:color w:val="000000"/>
          <w:sz w:val="20"/>
          <w:szCs w:val="20"/>
          <w:lang w:val="en-US"/>
        </w:rPr>
        <w:t xml:space="preserve"> = 0.2.</w:t>
      </w:r>
      <w:commentRangeEnd w:id="57"/>
      <w:r w:rsidR="00AD484C">
        <w:rPr>
          <w:rStyle w:val="CommentReference"/>
        </w:rPr>
        <w:commentReference w:id="57"/>
      </w:r>
    </w:p>
    <w:p w14:paraId="5994E453" w14:textId="77777777" w:rsidR="00C92BB0" w:rsidRPr="00A20B94" w:rsidRDefault="00C92BB0" w:rsidP="00A20B94">
      <w:pPr>
        <w:rPr>
          <w:rFonts w:ascii="Cambria" w:hAnsi="Cambria" w:cs="Times New Roman"/>
          <w:b/>
          <w:bCs/>
          <w:color w:val="000000"/>
          <w:sz w:val="20"/>
          <w:szCs w:val="20"/>
          <w:lang w:val="en-US"/>
        </w:rPr>
      </w:pPr>
      <w:r w:rsidRPr="00A20B94">
        <w:rPr>
          <w:rFonts w:ascii="Cambria" w:hAnsi="Cambria" w:cs="Times New Roman"/>
          <w:b/>
          <w:bCs/>
          <w:color w:val="000000"/>
          <w:sz w:val="20"/>
          <w:szCs w:val="20"/>
          <w:lang w:val="en-US"/>
        </w:rPr>
        <w:br w:type="page"/>
      </w:r>
    </w:p>
    <w:p w14:paraId="4008245C"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lastRenderedPageBreak/>
        <w:t>Table S1. List of experimental treatments</w:t>
      </w:r>
      <w:r w:rsidRPr="006B5815">
        <w:rPr>
          <w:rFonts w:ascii="Cambria" w:hAnsi="Cambria" w:cs="Times New Roman"/>
          <w:color w:val="000000"/>
          <w:sz w:val="20"/>
          <w:szCs w:val="20"/>
          <w:lang w:val="en-US"/>
        </w:rPr>
        <w:t>. Text in bold denotes the variable of interest for each experiment. All mixed colonies contained 50:50 or each ant type.</w:t>
      </w:r>
    </w:p>
    <w:p w14:paraId="1367BFF5" w14:textId="77777777" w:rsidR="006B5815" w:rsidRPr="006B5815" w:rsidRDefault="006B5815" w:rsidP="00A20B94">
      <w:pPr>
        <w:ind w:left="-810"/>
        <w:rPr>
          <w:rFonts w:ascii="Cambria" w:hAnsi="Cambria" w:cs="Times New Roman"/>
          <w:sz w:val="20"/>
          <w:szCs w:val="20"/>
          <w:lang w:val="en-US"/>
        </w:rPr>
      </w:pPr>
      <w:r w:rsidRPr="006B5815">
        <w:rPr>
          <w:rFonts w:ascii="Cambria" w:hAnsi="Cambria" w:cs="Times New Roman"/>
          <w:color w:val="000000"/>
          <w:sz w:val="20"/>
          <w:szCs w:val="20"/>
          <w:lang w:val="en-US"/>
        </w:rPr>
        <w:t> </w:t>
      </w:r>
      <w:r w:rsidRPr="00A20B94">
        <w:rPr>
          <w:rFonts w:ascii="Cambria" w:hAnsi="Cambria" w:cs="Times New Roman"/>
          <w:noProof/>
          <w:color w:val="000000"/>
          <w:sz w:val="20"/>
          <w:szCs w:val="20"/>
          <w:lang w:val="en-US" w:eastAsia="ja-JP"/>
        </w:rPr>
        <w:drawing>
          <wp:inline distT="0" distB="0" distL="0" distR="0" wp14:anchorId="36D78B4A" wp14:editId="060759EC">
            <wp:extent cx="6510020" cy="1315251"/>
            <wp:effectExtent l="0" t="0" r="0" b="5715"/>
            <wp:docPr id="4" name="Picture 4" descr="https://lh3.googleusercontent.com/cfFk-jWuORLddr7yASM1VAsCKJERugtcuk10_FYxfvv6XLlK4d5gCk2uX0bVs-wwHo3EYcs8dg84-p03H5VTImYjwLehsLYEirZyOBbVbKeGkZsFePZkeFNGu3un39aOP4AXun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fFk-jWuORLddr7yASM1VAsCKJERugtcuk10_FYxfvv6XLlK4d5gCk2uX0bVs-wwHo3EYcs8dg84-p03H5VTImYjwLehsLYEirZyOBbVbKeGkZsFePZkeFNGu3un39aOP4AXunL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0020" cy="1315251"/>
                    </a:xfrm>
                    <a:prstGeom prst="rect">
                      <a:avLst/>
                    </a:prstGeom>
                    <a:noFill/>
                    <a:ln>
                      <a:noFill/>
                    </a:ln>
                  </pic:spPr>
                </pic:pic>
              </a:graphicData>
            </a:graphic>
          </wp:inline>
        </w:drawing>
      </w:r>
      <w:r w:rsidRPr="006B5815">
        <w:rPr>
          <w:rFonts w:ascii="Cambria" w:hAnsi="Cambria" w:cs="Times New Roman"/>
          <w:color w:val="000000"/>
          <w:sz w:val="20"/>
          <w:szCs w:val="20"/>
          <w:lang w:val="en-US"/>
        </w:rPr>
        <w:t> </w:t>
      </w:r>
    </w:p>
    <w:p w14:paraId="0E3BC803" w14:textId="77777777" w:rsidR="006B5815" w:rsidRPr="006B5815" w:rsidRDefault="006B5815" w:rsidP="00A20B94">
      <w:pPr>
        <w:rPr>
          <w:rFonts w:ascii="Cambria" w:eastAsia="Times New Roman" w:hAnsi="Cambria" w:cs="Times New Roman"/>
          <w:sz w:val="20"/>
          <w:szCs w:val="20"/>
          <w:lang w:val="en-US"/>
        </w:rPr>
      </w:pPr>
    </w:p>
    <w:p w14:paraId="2674E2CC"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color w:val="000000"/>
          <w:sz w:val="20"/>
          <w:szCs w:val="20"/>
          <w:lang w:val="en-US"/>
        </w:rPr>
        <w:t> </w:t>
      </w:r>
    </w:p>
    <w:p w14:paraId="6D2D7F6D" w14:textId="77777777" w:rsidR="00C92BB0" w:rsidRPr="00A20B94" w:rsidRDefault="00C92BB0" w:rsidP="00A20B94">
      <w:pPr>
        <w:rPr>
          <w:rFonts w:ascii="Cambria" w:eastAsia="Times New Roman" w:hAnsi="Cambria" w:cs="Times New Roman"/>
          <w:sz w:val="20"/>
          <w:szCs w:val="20"/>
          <w:lang w:val="en-US"/>
        </w:rPr>
      </w:pPr>
      <w:r w:rsidRPr="00A20B94">
        <w:rPr>
          <w:rFonts w:ascii="Cambria" w:eastAsia="Times New Roman" w:hAnsi="Cambria" w:cs="Times New Roman"/>
          <w:sz w:val="20"/>
          <w:szCs w:val="20"/>
          <w:lang w:val="en-US"/>
        </w:rPr>
        <w:br w:type="page"/>
      </w:r>
    </w:p>
    <w:p w14:paraId="057E7834" w14:textId="77777777" w:rsidR="006B5815" w:rsidRPr="006B5815" w:rsidRDefault="006B5815" w:rsidP="00A20B94">
      <w:pPr>
        <w:rPr>
          <w:rFonts w:ascii="Cambria" w:hAnsi="Cambria" w:cs="Times New Roman"/>
          <w:sz w:val="20"/>
          <w:szCs w:val="20"/>
          <w:lang w:val="en-US"/>
        </w:rPr>
      </w:pPr>
      <w:r w:rsidRPr="00A20B94">
        <w:rPr>
          <w:rFonts w:ascii="Cambria" w:hAnsi="Cambria" w:cs="Times New Roman"/>
          <w:noProof/>
          <w:color w:val="000000"/>
          <w:sz w:val="20"/>
          <w:szCs w:val="20"/>
          <w:lang w:val="en-US" w:eastAsia="ja-JP"/>
        </w:rPr>
        <w:lastRenderedPageBreak/>
        <w:drawing>
          <wp:inline distT="0" distB="0" distL="0" distR="0" wp14:anchorId="63116383" wp14:editId="607F567E">
            <wp:extent cx="5389123" cy="5943600"/>
            <wp:effectExtent l="0" t="0" r="0" b="0"/>
            <wp:docPr id="5" name="Picture 5" descr="https://lh4.googleusercontent.com/GKAUTyBXM-sVRbi-G0dOx0FS7J2VpvXSg7tAlqKeX-EBtdPbZshkdITktWYf4ifA6cUbB6STaJjkL8DA8nK1DIf275zjEmDgsGY11EOS5mc9EahlGTcFZ_CbBGq69DSTOeXVH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KAUTyBXM-sVRbi-G0dOx0FS7J2VpvXSg7tAlqKeX-EBtdPbZshkdITktWYf4ifA6cUbB6STaJjkL8DA8nK1DIf275zjEmDgsGY11EOS5mc9EahlGTcFZ_CbBGq69DSTOeXVHx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9637" cy="5944167"/>
                    </a:xfrm>
                    <a:prstGeom prst="rect">
                      <a:avLst/>
                    </a:prstGeom>
                    <a:noFill/>
                    <a:ln>
                      <a:noFill/>
                    </a:ln>
                  </pic:spPr>
                </pic:pic>
              </a:graphicData>
            </a:graphic>
          </wp:inline>
        </w:drawing>
      </w:r>
    </w:p>
    <w:p w14:paraId="5FD62341" w14:textId="77777777" w:rsidR="006B5815" w:rsidRPr="006B5815" w:rsidRDefault="006B5815" w:rsidP="00A20B94">
      <w:pPr>
        <w:rPr>
          <w:rFonts w:ascii="Cambria" w:eastAsia="Times New Roman" w:hAnsi="Cambria" w:cs="Times New Roman"/>
          <w:sz w:val="20"/>
          <w:szCs w:val="20"/>
          <w:lang w:val="en-US"/>
        </w:rPr>
      </w:pPr>
    </w:p>
    <w:p w14:paraId="35134F94"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Figure S1. Behavioral variation (</w:t>
      </w:r>
      <w:proofErr w:type="spellStart"/>
      <w:r w:rsidRPr="006B5815">
        <w:rPr>
          <w:rFonts w:ascii="Cambria" w:hAnsi="Cambria" w:cs="Times New Roman"/>
          <w:b/>
          <w:bCs/>
          <w:color w:val="000000"/>
          <w:sz w:val="20"/>
          <w:szCs w:val="20"/>
          <w:lang w:val="en-US"/>
        </w:rPr>
        <w:t>stdev</w:t>
      </w:r>
      <w:proofErr w:type="spellEnd"/>
      <w:r w:rsidRPr="006B5815">
        <w:rPr>
          <w:rFonts w:ascii="Cambria" w:hAnsi="Cambria" w:cs="Times New Roman"/>
          <w:b/>
          <w:bCs/>
          <w:color w:val="000000"/>
          <w:sz w:val="20"/>
          <w:szCs w:val="20"/>
          <w:lang w:val="en-US"/>
        </w:rPr>
        <w:t xml:space="preserve"> in </w:t>
      </w:r>
      <w:proofErr w:type="spellStart"/>
      <w:r w:rsidRPr="006B5815">
        <w:rPr>
          <w:rFonts w:ascii="Cambria" w:hAnsi="Cambria" w:cs="Times New Roman"/>
          <w:b/>
          <w:bCs/>
          <w:color w:val="000000"/>
          <w:sz w:val="20"/>
          <w:szCs w:val="20"/>
          <w:lang w:val="en-US"/>
        </w:rPr>
        <w:t>r.m.s.d</w:t>
      </w:r>
      <w:proofErr w:type="spellEnd"/>
      <w:r w:rsidRPr="006B5815">
        <w:rPr>
          <w:rFonts w:ascii="Cambria" w:hAnsi="Cambria" w:cs="Times New Roman"/>
          <w:b/>
          <w:bCs/>
          <w:color w:val="000000"/>
          <w:sz w:val="20"/>
          <w:szCs w:val="20"/>
          <w:lang w:val="en-US"/>
        </w:rPr>
        <w:t>. across colony members) as a function of colony composition.</w:t>
      </w:r>
      <w:r w:rsidRPr="006B5815">
        <w:rPr>
          <w:rFonts w:ascii="Cambria" w:hAnsi="Cambria" w:cs="Times New Roman"/>
          <w:color w:val="000000"/>
          <w:sz w:val="20"/>
          <w:szCs w:val="20"/>
          <w:lang w:val="en-US"/>
        </w:rPr>
        <w:t xml:space="preserve"> Small full circles represent individual colonies. Large open circles represent average values across replicate colonies. </w:t>
      </w:r>
      <w:commentRangeStart w:id="59"/>
      <w:r w:rsidRPr="006B5815">
        <w:rPr>
          <w:rFonts w:ascii="Cambria" w:hAnsi="Cambria" w:cs="Times New Roman"/>
          <w:color w:val="000000"/>
          <w:sz w:val="20"/>
          <w:szCs w:val="20"/>
          <w:lang w:val="en-US"/>
        </w:rPr>
        <w:t xml:space="preserve">For mixed colonies, data </w:t>
      </w:r>
      <w:proofErr w:type="gramStart"/>
      <w:r w:rsidRPr="006B5815">
        <w:rPr>
          <w:rFonts w:ascii="Cambria" w:hAnsi="Cambria" w:cs="Times New Roman"/>
          <w:color w:val="000000"/>
          <w:sz w:val="20"/>
          <w:szCs w:val="20"/>
          <w:lang w:val="en-US"/>
        </w:rPr>
        <w:t>are shown</w:t>
      </w:r>
      <w:proofErr w:type="gramEnd"/>
      <w:r w:rsidRPr="006B5815">
        <w:rPr>
          <w:rFonts w:ascii="Cambria" w:hAnsi="Cambria" w:cs="Times New Roman"/>
          <w:color w:val="000000"/>
          <w:sz w:val="20"/>
          <w:szCs w:val="20"/>
          <w:lang w:val="en-US"/>
        </w:rPr>
        <w:t xml:space="preserve"> as the colony-level behavioral variation</w:t>
      </w:r>
      <w:commentRangeEnd w:id="59"/>
      <w:r w:rsidR="00AD484C">
        <w:rPr>
          <w:rStyle w:val="CommentReference"/>
        </w:rPr>
        <w:commentReference w:id="59"/>
      </w:r>
      <w:r w:rsidRPr="006B5815">
        <w:rPr>
          <w:rFonts w:ascii="Cambria" w:hAnsi="Cambria" w:cs="Times New Roman"/>
          <w:color w:val="000000"/>
          <w:sz w:val="20"/>
          <w:szCs w:val="20"/>
          <w:lang w:val="en-US"/>
        </w:rPr>
        <w:t xml:space="preserve">. </w:t>
      </w:r>
      <w:r w:rsidRPr="006B5815">
        <w:rPr>
          <w:rFonts w:ascii="Cambria" w:hAnsi="Cambria" w:cs="Times New Roman"/>
          <w:b/>
          <w:bCs/>
          <w:color w:val="000000"/>
          <w:sz w:val="20"/>
          <w:szCs w:val="20"/>
          <w:lang w:val="en-US"/>
        </w:rPr>
        <w:t>a-b,</w:t>
      </w:r>
      <w:r w:rsidRPr="006B5815">
        <w:rPr>
          <w:rFonts w:ascii="Cambria" w:hAnsi="Cambria" w:cs="Times New Roman"/>
          <w:color w:val="000000"/>
          <w:sz w:val="20"/>
          <w:szCs w:val="20"/>
          <w:lang w:val="en-US"/>
        </w:rPr>
        <w:t xml:space="preserve"> behavioral variation as a function of colony genetic composition. Colony size 16. </w:t>
      </w:r>
      <w:r w:rsidRPr="006B5815">
        <w:rPr>
          <w:rFonts w:ascii="Cambria" w:hAnsi="Cambria" w:cs="Times New Roman"/>
          <w:b/>
          <w:bCs/>
          <w:color w:val="000000"/>
          <w:sz w:val="20"/>
          <w:szCs w:val="20"/>
          <w:lang w:val="en-US"/>
        </w:rPr>
        <w:t>c,</w:t>
      </w:r>
      <w:r w:rsidRPr="006B5815">
        <w:rPr>
          <w:rFonts w:ascii="Cambria" w:hAnsi="Cambria" w:cs="Times New Roman"/>
          <w:color w:val="000000"/>
          <w:sz w:val="20"/>
          <w:szCs w:val="20"/>
          <w:lang w:val="en-US"/>
        </w:rPr>
        <w:t xml:space="preserve"> behavioral variation as a function of colony demographic composition. Adult and brood genotype: B. Colony size 16.</w:t>
      </w:r>
      <w:r w:rsidRPr="006B5815">
        <w:rPr>
          <w:rFonts w:ascii="Cambria" w:hAnsi="Cambria" w:cs="Times New Roman"/>
          <w:b/>
          <w:bCs/>
          <w:color w:val="000000"/>
          <w:sz w:val="20"/>
          <w:szCs w:val="20"/>
          <w:lang w:val="en-US"/>
        </w:rPr>
        <w:t xml:space="preserve"> d</w:t>
      </w:r>
      <w:r w:rsidRPr="006B5815">
        <w:rPr>
          <w:rFonts w:ascii="Cambria" w:hAnsi="Cambria" w:cs="Times New Roman"/>
          <w:color w:val="000000"/>
          <w:sz w:val="20"/>
          <w:szCs w:val="20"/>
          <w:lang w:val="en-US"/>
        </w:rPr>
        <w:t>, behavioral variation as a function of colony morphological composition. Adult and brood genotype: B. Colony size 8. n.s.: non-significant, *: p &lt; 0.05, **: p &lt; 0.01, ***: p &lt; 0.001.</w:t>
      </w:r>
    </w:p>
    <w:p w14:paraId="40E0A7DF" w14:textId="77777777" w:rsidR="006B5815" w:rsidRPr="006B5815" w:rsidRDefault="006B5815" w:rsidP="00A20B94">
      <w:pPr>
        <w:jc w:val="center"/>
        <w:rPr>
          <w:rFonts w:ascii="Cambria" w:hAnsi="Cambria" w:cs="Times New Roman"/>
          <w:sz w:val="20"/>
          <w:szCs w:val="20"/>
          <w:lang w:val="en-US"/>
        </w:rPr>
      </w:pPr>
      <w:r w:rsidRPr="00A20B94">
        <w:rPr>
          <w:rFonts w:ascii="Cambria" w:hAnsi="Cambria" w:cs="Times New Roman"/>
          <w:noProof/>
          <w:color w:val="000000"/>
          <w:sz w:val="20"/>
          <w:szCs w:val="20"/>
          <w:lang w:val="en-US" w:eastAsia="ja-JP"/>
        </w:rPr>
        <w:lastRenderedPageBreak/>
        <w:drawing>
          <wp:inline distT="0" distB="0" distL="0" distR="0" wp14:anchorId="4556C735" wp14:editId="2D25235B">
            <wp:extent cx="4462842" cy="2971800"/>
            <wp:effectExtent l="0" t="0" r="7620" b="0"/>
            <wp:docPr id="6" name="Picture 6" descr="https://lh4.googleusercontent.com/Et-i3YvkRGFwqXrp2JzJmy_iewlfDvWETAjNs3WTDPwtlsnygGFJoKaIioqPjNjariR3VJY5Jc8Sk8-NzPjazTpcIT4n0-hmHcYx8ldnkk7gzEUouXLAJykuIZotNSnjsQ2IxT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t-i3YvkRGFwqXrp2JzJmy_iewlfDvWETAjNs3WTDPwtlsnygGFJoKaIioqPjNjariR3VJY5Jc8Sk8-NzPjazTpcIT4n0-hmHcYx8ldnkk7gzEUouXLAJykuIZotNSnjsQ2IxTK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3108" cy="2971977"/>
                    </a:xfrm>
                    <a:prstGeom prst="rect">
                      <a:avLst/>
                    </a:prstGeom>
                    <a:noFill/>
                    <a:ln>
                      <a:noFill/>
                    </a:ln>
                  </pic:spPr>
                </pic:pic>
              </a:graphicData>
            </a:graphic>
          </wp:inline>
        </w:drawing>
      </w:r>
    </w:p>
    <w:p w14:paraId="0594FE51" w14:textId="77777777" w:rsidR="006B5815" w:rsidRPr="00A20B94" w:rsidRDefault="006B5815" w:rsidP="00A20B94">
      <w:pPr>
        <w:rPr>
          <w:rFonts w:ascii="Cambria" w:hAnsi="Cambria" w:cs="Times New Roman"/>
          <w:color w:val="000000"/>
          <w:sz w:val="20"/>
          <w:szCs w:val="20"/>
          <w:lang w:val="en-US"/>
        </w:rPr>
      </w:pPr>
      <w:r w:rsidRPr="006B5815">
        <w:rPr>
          <w:rFonts w:ascii="Cambria" w:hAnsi="Cambria" w:cs="Times New Roman"/>
          <w:b/>
          <w:bCs/>
          <w:color w:val="000000"/>
          <w:sz w:val="20"/>
          <w:szCs w:val="20"/>
          <w:lang w:val="en-US"/>
        </w:rPr>
        <w:t xml:space="preserve">Figure S2. Theoretical predictions of the FTM with variation in threshold alone. </w:t>
      </w:r>
      <w:r w:rsidRPr="006B5815">
        <w:rPr>
          <w:rFonts w:ascii="Cambria" w:hAnsi="Cambria" w:cs="Times New Roman"/>
          <w:color w:val="000000"/>
          <w:sz w:val="20"/>
          <w:szCs w:val="20"/>
          <w:lang w:val="en-US"/>
        </w:rPr>
        <w:t xml:space="preserve">One hundred replicates </w:t>
      </w:r>
      <w:proofErr w:type="gramStart"/>
      <w:r w:rsidRPr="006B5815">
        <w:rPr>
          <w:rFonts w:ascii="Cambria" w:hAnsi="Cambria" w:cs="Times New Roman"/>
          <w:color w:val="000000"/>
          <w:sz w:val="20"/>
          <w:szCs w:val="20"/>
          <w:lang w:val="en-US"/>
        </w:rPr>
        <w:t>were simulated</w:t>
      </w:r>
      <w:proofErr w:type="gramEnd"/>
      <w:r w:rsidRPr="006B5815">
        <w:rPr>
          <w:rFonts w:ascii="Cambria" w:hAnsi="Cambria" w:cs="Times New Roman"/>
          <w:color w:val="000000"/>
          <w:sz w:val="20"/>
          <w:szCs w:val="20"/>
          <w:lang w:val="en-US"/>
        </w:rPr>
        <w:t xml:space="preserve"> for each colony composition. Each opaque circle represents an individual replicate colony; each solid circle represents average value (mean ± </w:t>
      </w:r>
      <w:proofErr w:type="spellStart"/>
      <w:r w:rsidRPr="006B5815">
        <w:rPr>
          <w:rFonts w:ascii="Cambria" w:hAnsi="Cambria" w:cs="Times New Roman"/>
          <w:color w:val="000000"/>
          <w:sz w:val="20"/>
          <w:szCs w:val="20"/>
          <w:lang w:val="en-US"/>
        </w:rPr>
        <w:t>s.e.m</w:t>
      </w:r>
      <w:proofErr w:type="spellEnd"/>
      <w:r w:rsidRPr="006B5815">
        <w:rPr>
          <w:rFonts w:ascii="Cambria" w:hAnsi="Cambria" w:cs="Times New Roman"/>
          <w:color w:val="000000"/>
          <w:sz w:val="20"/>
          <w:szCs w:val="20"/>
          <w:lang w:val="en-US"/>
        </w:rPr>
        <w:t>.) across all replicates for its corresponding colony (or sub-colony) composition. Group A ants have lower thresholds for both tasks than Group B ants (</w:t>
      </w:r>
      <w:r w:rsidRPr="006B5815">
        <w:rPr>
          <w:rFonts w:ascii="STIXGeneral-Regular" w:hAnsi="STIXGeneral-Regular" w:cs="STIXGeneral-Regular"/>
          <w:color w:val="000000"/>
          <w:sz w:val="20"/>
          <w:szCs w:val="20"/>
          <w:lang w:val="en-US"/>
        </w:rPr>
        <w:t>𝜇</w:t>
      </w:r>
      <w:r w:rsidRPr="006B5815">
        <w:rPr>
          <w:rFonts w:ascii="Cambria" w:hAnsi="Cambria" w:cs="Times New Roman"/>
          <w:color w:val="000000"/>
          <w:sz w:val="20"/>
          <w:szCs w:val="20"/>
          <w:vertAlign w:val="superscript"/>
          <w:lang w:val="en-US"/>
        </w:rPr>
        <w:t>A</w:t>
      </w:r>
      <w:r w:rsidRPr="006B5815">
        <w:rPr>
          <w:rFonts w:ascii="Cambria" w:hAnsi="Cambria" w:cs="Times New Roman"/>
          <w:color w:val="000000"/>
          <w:sz w:val="20"/>
          <w:szCs w:val="20"/>
          <w:lang w:val="en-US"/>
        </w:rPr>
        <w:t xml:space="preserve"> = 10, </w:t>
      </w:r>
      <w:r w:rsidRPr="006B5815">
        <w:rPr>
          <w:rFonts w:ascii="STIXGeneral-Regular" w:hAnsi="STIXGeneral-Regular" w:cs="STIXGeneral-Regular"/>
          <w:color w:val="000000"/>
          <w:sz w:val="20"/>
          <w:szCs w:val="20"/>
          <w:lang w:val="en-US"/>
        </w:rPr>
        <w:t>𝜇</w:t>
      </w:r>
      <w:r w:rsidRPr="006B5815">
        <w:rPr>
          <w:rFonts w:ascii="Cambria" w:hAnsi="Cambria" w:cs="Times New Roman"/>
          <w:color w:val="000000"/>
          <w:sz w:val="20"/>
          <w:szCs w:val="20"/>
          <w:vertAlign w:val="superscript"/>
          <w:lang w:val="en-US"/>
        </w:rPr>
        <w:t>B</w:t>
      </w:r>
      <w:r w:rsidRPr="006B5815">
        <w:rPr>
          <w:rFonts w:ascii="Cambria" w:hAnsi="Cambria" w:cs="Times New Roman"/>
          <w:color w:val="000000"/>
          <w:sz w:val="20"/>
          <w:szCs w:val="20"/>
          <w:lang w:val="en-US"/>
        </w:rPr>
        <w:t xml:space="preserve"> = 20). All other parameters are identical for both genotypes: </w:t>
      </w:r>
      <w:r w:rsidRPr="006B5815">
        <w:rPr>
          <w:rFonts w:ascii="Cambria" w:hAnsi="Cambria" w:cs="Times New Roman"/>
          <w:i/>
          <w:iCs/>
          <w:color w:val="000000"/>
          <w:sz w:val="20"/>
          <w:szCs w:val="20"/>
          <w:lang w:val="en-US"/>
        </w:rPr>
        <w:t>δ</w:t>
      </w:r>
      <w:r w:rsidRPr="006B5815">
        <w:rPr>
          <w:rFonts w:ascii="Cambria" w:hAnsi="Cambria" w:cs="Times New Roman"/>
          <w:color w:val="000000"/>
          <w:sz w:val="20"/>
          <w:szCs w:val="20"/>
          <w:lang w:val="en-US"/>
        </w:rPr>
        <w:t xml:space="preserve"> = 0.6, </w:t>
      </w:r>
      <w:r w:rsidRPr="006B5815">
        <w:rPr>
          <w:rFonts w:ascii="Cambria" w:hAnsi="Cambria" w:cs="Times New Roman"/>
          <w:i/>
          <w:iCs/>
          <w:color w:val="000000"/>
          <w:sz w:val="20"/>
          <w:szCs w:val="20"/>
          <w:lang w:val="en-US"/>
        </w:rPr>
        <w:t>α</w:t>
      </w:r>
      <w:r w:rsidRPr="006B5815">
        <w:rPr>
          <w:rFonts w:ascii="Cambria" w:hAnsi="Cambria" w:cs="Times New Roman"/>
          <w:color w:val="000000"/>
          <w:sz w:val="20"/>
          <w:szCs w:val="20"/>
          <w:lang w:val="en-US"/>
        </w:rPr>
        <w:t xml:space="preserve"> = 2, </w:t>
      </w:r>
      <w:r w:rsidRPr="006B5815">
        <w:rPr>
          <w:rFonts w:ascii="Cambria" w:hAnsi="Cambria" w:cs="Times New Roman"/>
          <w:i/>
          <w:iCs/>
          <w:color w:val="000000"/>
          <w:sz w:val="20"/>
          <w:szCs w:val="20"/>
          <w:lang w:val="en-US"/>
        </w:rPr>
        <w:t>σ</w:t>
      </w:r>
      <w:r w:rsidRPr="006B5815">
        <w:rPr>
          <w:rFonts w:ascii="Cambria" w:hAnsi="Cambria" w:cs="Times New Roman"/>
          <w:color w:val="000000"/>
          <w:sz w:val="20"/>
          <w:szCs w:val="20"/>
          <w:lang w:val="en-US"/>
        </w:rPr>
        <w:t xml:space="preserve"> = 0.1, </w:t>
      </w:r>
      <w:r w:rsidRPr="006B5815">
        <w:rPr>
          <w:rFonts w:ascii="Cambria" w:hAnsi="Cambria" w:cs="Times New Roman"/>
          <w:i/>
          <w:iCs/>
          <w:color w:val="000000"/>
          <w:sz w:val="20"/>
          <w:szCs w:val="20"/>
          <w:lang w:val="en-US"/>
        </w:rPr>
        <w:t>η</w:t>
      </w:r>
      <w:r w:rsidRPr="006B5815">
        <w:rPr>
          <w:rFonts w:ascii="Cambria" w:hAnsi="Cambria" w:cs="Times New Roman"/>
          <w:color w:val="000000"/>
          <w:sz w:val="20"/>
          <w:szCs w:val="20"/>
          <w:lang w:val="en-US"/>
        </w:rPr>
        <w:t xml:space="preserve"> = 7, and </w:t>
      </w:r>
      <w:r w:rsidRPr="006B5815">
        <w:rPr>
          <w:rFonts w:ascii="Cambria" w:hAnsi="Cambria" w:cs="Times New Roman"/>
          <w:i/>
          <w:iCs/>
          <w:color w:val="000000"/>
          <w:sz w:val="20"/>
          <w:szCs w:val="20"/>
          <w:lang w:val="en-US"/>
        </w:rPr>
        <w:t>τ</w:t>
      </w:r>
      <w:r w:rsidRPr="006B5815">
        <w:rPr>
          <w:rFonts w:ascii="Cambria" w:hAnsi="Cambria" w:cs="Times New Roman"/>
          <w:color w:val="000000"/>
          <w:sz w:val="20"/>
          <w:szCs w:val="20"/>
          <w:lang w:val="en-US"/>
        </w:rPr>
        <w:t xml:space="preserve"> = 0.2.</w:t>
      </w:r>
    </w:p>
    <w:p w14:paraId="3FED16E8" w14:textId="77777777" w:rsidR="00C92BB0" w:rsidRPr="00A20B94" w:rsidRDefault="00C92BB0" w:rsidP="00A20B94">
      <w:pPr>
        <w:rPr>
          <w:rFonts w:ascii="Cambria" w:hAnsi="Cambria" w:cs="Times New Roman"/>
          <w:color w:val="000000"/>
          <w:sz w:val="20"/>
          <w:szCs w:val="20"/>
          <w:lang w:val="en-US"/>
        </w:rPr>
      </w:pPr>
    </w:p>
    <w:p w14:paraId="0594A5F1" w14:textId="77777777" w:rsidR="00C92BB0" w:rsidRPr="00A20B94" w:rsidRDefault="00C92BB0" w:rsidP="00A20B94">
      <w:pPr>
        <w:rPr>
          <w:rFonts w:ascii="Cambria" w:hAnsi="Cambria" w:cs="Times New Roman"/>
          <w:color w:val="000000"/>
          <w:sz w:val="20"/>
          <w:szCs w:val="20"/>
          <w:lang w:val="en-US"/>
        </w:rPr>
      </w:pPr>
    </w:p>
    <w:p w14:paraId="32AEB1FE" w14:textId="77777777" w:rsidR="00C92BB0" w:rsidRPr="006B5815" w:rsidRDefault="00C92BB0" w:rsidP="00A20B94">
      <w:pPr>
        <w:rPr>
          <w:rFonts w:ascii="Cambria" w:hAnsi="Cambria" w:cs="Times New Roman"/>
          <w:sz w:val="20"/>
          <w:szCs w:val="20"/>
          <w:lang w:val="en-US"/>
        </w:rPr>
      </w:pPr>
    </w:p>
    <w:p w14:paraId="72EF33E3" w14:textId="77777777" w:rsidR="006B5815" w:rsidRPr="006B5815" w:rsidRDefault="006B5815" w:rsidP="00A20B94">
      <w:pPr>
        <w:rPr>
          <w:rFonts w:ascii="Cambria" w:eastAsia="Times New Roman" w:hAnsi="Cambria" w:cs="Times New Roman"/>
          <w:sz w:val="20"/>
          <w:szCs w:val="20"/>
          <w:lang w:val="en-US"/>
        </w:rPr>
      </w:pPr>
    </w:p>
    <w:p w14:paraId="5DA68AC4" w14:textId="77777777" w:rsidR="006B5815" w:rsidRPr="006B5815" w:rsidRDefault="006B5815" w:rsidP="00A20B94">
      <w:pPr>
        <w:rPr>
          <w:rFonts w:ascii="Cambria" w:hAnsi="Cambria" w:cs="Times New Roman"/>
          <w:sz w:val="20"/>
          <w:szCs w:val="20"/>
          <w:lang w:val="en-US"/>
        </w:rPr>
      </w:pPr>
      <w:r w:rsidRPr="00A20B94">
        <w:rPr>
          <w:rFonts w:ascii="Cambria" w:hAnsi="Cambria" w:cs="Times New Roman"/>
          <w:b/>
          <w:bCs/>
          <w:noProof/>
          <w:color w:val="000000"/>
          <w:sz w:val="20"/>
          <w:szCs w:val="20"/>
          <w:lang w:val="en-US" w:eastAsia="ja-JP"/>
        </w:rPr>
        <w:drawing>
          <wp:inline distT="0" distB="0" distL="0" distR="0" wp14:anchorId="04CA3181" wp14:editId="5BD9D45D">
            <wp:extent cx="4970780" cy="2480896"/>
            <wp:effectExtent l="0" t="0" r="7620" b="8890"/>
            <wp:docPr id="7" name="Picture 7" descr="./../../GitHub/MixingModel/output/Task_dist/Mix_Alphas_A-super-efficient_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MixingModel/output/Task_dist/Mix_Alphas_A-super-efficient_Mea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0780" cy="2480896"/>
                    </a:xfrm>
                    <a:prstGeom prst="rect">
                      <a:avLst/>
                    </a:prstGeom>
                    <a:noFill/>
                    <a:ln>
                      <a:noFill/>
                    </a:ln>
                  </pic:spPr>
                </pic:pic>
              </a:graphicData>
            </a:graphic>
          </wp:inline>
        </w:drawing>
      </w:r>
    </w:p>
    <w:p w14:paraId="5926726B"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Figure S3. Additional predictions of the FTM model</w:t>
      </w:r>
      <w:r w:rsidRPr="006B5815">
        <w:rPr>
          <w:rFonts w:ascii="Cambria" w:hAnsi="Cambria" w:cs="Times New Roman"/>
          <w:color w:val="000000"/>
          <w:sz w:val="20"/>
          <w:szCs w:val="20"/>
          <w:lang w:val="en-US"/>
        </w:rPr>
        <w:t>. Simulation results with varying ratios of genotype A and B ants. Genotype A ants are more efficient than genotype B ants at both tasks (α</w:t>
      </w:r>
      <w:proofErr w:type="spellStart"/>
      <w:r w:rsidRPr="006B5815">
        <w:rPr>
          <w:rFonts w:ascii="Cambria" w:hAnsi="Cambria" w:cs="Times New Roman"/>
          <w:color w:val="000000"/>
          <w:sz w:val="20"/>
          <w:szCs w:val="20"/>
          <w:lang w:val="en-US"/>
        </w:rPr>
        <w:t>Aj</w:t>
      </w:r>
      <w:proofErr w:type="spellEnd"/>
      <w:r w:rsidRPr="006B5815">
        <w:rPr>
          <w:rFonts w:ascii="Cambria" w:hAnsi="Cambria" w:cs="Times New Roman"/>
          <w:color w:val="000000"/>
          <w:sz w:val="20"/>
          <w:szCs w:val="20"/>
          <w:lang w:val="en-US"/>
        </w:rPr>
        <w:t xml:space="preserve"> = 6; α</w:t>
      </w:r>
      <w:proofErr w:type="spellStart"/>
      <w:r w:rsidRPr="006B5815">
        <w:rPr>
          <w:rFonts w:ascii="Cambria" w:hAnsi="Cambria" w:cs="Times New Roman"/>
          <w:color w:val="000000"/>
          <w:sz w:val="20"/>
          <w:szCs w:val="20"/>
          <w:lang w:val="en-US"/>
        </w:rPr>
        <w:t>Bj</w:t>
      </w:r>
      <w:proofErr w:type="spellEnd"/>
      <w:r w:rsidRPr="006B5815">
        <w:rPr>
          <w:rFonts w:ascii="Cambria" w:hAnsi="Cambria" w:cs="Times New Roman"/>
          <w:color w:val="000000"/>
          <w:sz w:val="20"/>
          <w:szCs w:val="20"/>
          <w:lang w:val="en-US"/>
        </w:rPr>
        <w:t xml:space="preserve"> = 2). Both simulations and analytical calculations (</w:t>
      </w:r>
      <w:commentRangeStart w:id="60"/>
      <w:r w:rsidRPr="00AD484C">
        <w:rPr>
          <w:rFonts w:ascii="Cambria" w:hAnsi="Cambria" w:cs="Times New Roman"/>
          <w:color w:val="000000"/>
          <w:sz w:val="20"/>
          <w:szCs w:val="20"/>
          <w:highlight w:val="yellow"/>
          <w:lang w:val="en-US"/>
          <w:rPrChange w:id="61" w:author="Daniel Kronauer" w:date="2019-07-08T16:09:00Z">
            <w:rPr>
              <w:rFonts w:ascii="Cambria" w:hAnsi="Cambria" w:cs="Times New Roman"/>
              <w:color w:val="000000"/>
              <w:sz w:val="20"/>
              <w:szCs w:val="20"/>
              <w:lang w:val="en-US"/>
            </w:rPr>
          </w:rPrChange>
        </w:rPr>
        <w:t>somewhere in SI</w:t>
      </w:r>
      <w:commentRangeEnd w:id="60"/>
      <w:r w:rsidR="00AD484C">
        <w:rPr>
          <w:rStyle w:val="CommentReference"/>
        </w:rPr>
        <w:commentReference w:id="60"/>
      </w:r>
      <w:r w:rsidRPr="006B5815">
        <w:rPr>
          <w:rFonts w:ascii="Cambria" w:hAnsi="Cambria" w:cs="Times New Roman"/>
          <w:color w:val="000000"/>
          <w:sz w:val="20"/>
          <w:szCs w:val="20"/>
          <w:lang w:val="en-US"/>
        </w:rPr>
        <w:t>) predict a nonlinear relationship between colony-level mean task performance and the mix ratio. Parameters: μ = 10, δ = 0.</w:t>
      </w:r>
      <w:commentRangeStart w:id="62"/>
      <w:r w:rsidRPr="006B5815">
        <w:rPr>
          <w:rFonts w:ascii="Cambria" w:hAnsi="Cambria" w:cs="Times New Roman"/>
          <w:color w:val="000000"/>
          <w:sz w:val="20"/>
          <w:szCs w:val="20"/>
          <w:lang w:val="en-US"/>
        </w:rPr>
        <w:t>6</w:t>
      </w:r>
      <w:commentRangeEnd w:id="62"/>
      <w:r w:rsidR="00AD484C">
        <w:rPr>
          <w:rStyle w:val="CommentReference"/>
        </w:rPr>
        <w:commentReference w:id="62"/>
      </w:r>
      <w:r w:rsidRPr="006B5815">
        <w:rPr>
          <w:rFonts w:ascii="Cambria" w:hAnsi="Cambria" w:cs="Times New Roman"/>
          <w:color w:val="000000"/>
          <w:sz w:val="20"/>
          <w:szCs w:val="20"/>
          <w:lang w:val="en-US"/>
        </w:rPr>
        <w:t>.</w:t>
      </w:r>
    </w:p>
    <w:p w14:paraId="33005E52" w14:textId="77777777" w:rsidR="006B5815" w:rsidRPr="006B5815" w:rsidRDefault="006B5815" w:rsidP="00A20B94">
      <w:pPr>
        <w:spacing w:after="240"/>
        <w:rPr>
          <w:rFonts w:ascii="Cambria" w:eastAsia="Times New Roman" w:hAnsi="Cambria" w:cs="Times New Roman"/>
          <w:sz w:val="20"/>
          <w:szCs w:val="20"/>
          <w:lang w:val="en-US"/>
        </w:rPr>
      </w:pPr>
      <w:r w:rsidRPr="006B5815">
        <w:rPr>
          <w:rFonts w:ascii="Cambria" w:eastAsia="Times New Roman" w:hAnsi="Cambria" w:cs="Times New Roman"/>
          <w:sz w:val="20"/>
          <w:szCs w:val="20"/>
          <w:lang w:val="en-US"/>
        </w:rPr>
        <w:br/>
      </w:r>
      <w:r w:rsidRPr="006B5815">
        <w:rPr>
          <w:rFonts w:ascii="Cambria" w:eastAsia="Times New Roman" w:hAnsi="Cambria" w:cs="Times New Roman"/>
          <w:sz w:val="20"/>
          <w:szCs w:val="20"/>
          <w:lang w:val="en-US"/>
        </w:rPr>
        <w:br/>
      </w:r>
      <w:r w:rsidRPr="006B5815">
        <w:rPr>
          <w:rFonts w:ascii="Cambria" w:eastAsia="Times New Roman" w:hAnsi="Cambria" w:cs="Times New Roman"/>
          <w:sz w:val="20"/>
          <w:szCs w:val="20"/>
          <w:lang w:val="en-US"/>
        </w:rPr>
        <w:br/>
      </w:r>
    </w:p>
    <w:p w14:paraId="302F3566"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t> </w:t>
      </w:r>
    </w:p>
    <w:p w14:paraId="1E205A15" w14:textId="77777777" w:rsidR="00C92BB0" w:rsidRPr="00A20B94" w:rsidRDefault="00C92BB0" w:rsidP="00A20B94">
      <w:pPr>
        <w:rPr>
          <w:rFonts w:ascii="Cambria" w:hAnsi="Cambria" w:cs="Times New Roman"/>
          <w:b/>
          <w:bCs/>
          <w:color w:val="000000"/>
          <w:sz w:val="20"/>
          <w:szCs w:val="20"/>
          <w:lang w:val="en-US"/>
        </w:rPr>
      </w:pPr>
      <w:r w:rsidRPr="00A20B94">
        <w:rPr>
          <w:rFonts w:ascii="Cambria" w:hAnsi="Cambria" w:cs="Times New Roman"/>
          <w:b/>
          <w:bCs/>
          <w:color w:val="000000"/>
          <w:sz w:val="20"/>
          <w:szCs w:val="20"/>
          <w:lang w:val="en-US"/>
        </w:rPr>
        <w:br w:type="page"/>
      </w:r>
    </w:p>
    <w:p w14:paraId="5A2C8ACE" w14:textId="77777777" w:rsidR="006B5815" w:rsidRPr="006B5815" w:rsidRDefault="006B5815" w:rsidP="00A20B94">
      <w:pPr>
        <w:rPr>
          <w:rFonts w:ascii="Cambria" w:hAnsi="Cambria" w:cs="Times New Roman"/>
          <w:sz w:val="20"/>
          <w:szCs w:val="20"/>
          <w:lang w:val="en-US"/>
        </w:rPr>
      </w:pPr>
      <w:r w:rsidRPr="006B5815">
        <w:rPr>
          <w:rFonts w:ascii="Cambria" w:hAnsi="Cambria" w:cs="Times New Roman"/>
          <w:b/>
          <w:bCs/>
          <w:color w:val="000000"/>
          <w:sz w:val="20"/>
          <w:szCs w:val="20"/>
          <w:lang w:val="en-US"/>
        </w:rPr>
        <w:lastRenderedPageBreak/>
        <w:t>References</w:t>
      </w:r>
    </w:p>
    <w:p w14:paraId="79D5DCFF" w14:textId="77777777" w:rsidR="006B5815" w:rsidRPr="006B5815" w:rsidRDefault="006B5815" w:rsidP="00A20B94">
      <w:pPr>
        <w:spacing w:before="200"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 </w:t>
      </w:r>
      <w:r w:rsidRPr="00A20B94">
        <w:rPr>
          <w:rFonts w:ascii="Cambria" w:hAnsi="Cambria" w:cs="Times New Roman"/>
          <w:color w:val="000000"/>
          <w:sz w:val="20"/>
          <w:szCs w:val="20"/>
          <w:lang w:val="en-US"/>
        </w:rPr>
        <w:tab/>
      </w:r>
      <w:hyperlink r:id="rId44" w:history="1">
        <w:proofErr w:type="spellStart"/>
        <w:r w:rsidRPr="00A20B94">
          <w:rPr>
            <w:rFonts w:ascii="Cambria" w:hAnsi="Cambria" w:cs="Times New Roman"/>
            <w:color w:val="000000"/>
            <w:sz w:val="20"/>
            <w:szCs w:val="20"/>
            <w:lang w:val="en-US"/>
          </w:rPr>
          <w:t>Bonabeau</w:t>
        </w:r>
        <w:proofErr w:type="spellEnd"/>
        <w:r w:rsidRPr="00A20B94">
          <w:rPr>
            <w:rFonts w:ascii="Cambria" w:hAnsi="Cambria" w:cs="Times New Roman"/>
            <w:color w:val="000000"/>
            <w:sz w:val="20"/>
            <w:szCs w:val="20"/>
            <w:lang w:val="en-US"/>
          </w:rPr>
          <w:t xml:space="preserve"> E, </w:t>
        </w:r>
        <w:proofErr w:type="spellStart"/>
        <w:r w:rsidRPr="00A20B94">
          <w:rPr>
            <w:rFonts w:ascii="Cambria" w:hAnsi="Cambria" w:cs="Times New Roman"/>
            <w:color w:val="000000"/>
            <w:sz w:val="20"/>
            <w:szCs w:val="20"/>
            <w:lang w:val="en-US"/>
          </w:rPr>
          <w:t>Theraulaz</w:t>
        </w:r>
        <w:proofErr w:type="spellEnd"/>
        <w:r w:rsidRPr="00A20B94">
          <w:rPr>
            <w:rFonts w:ascii="Cambria" w:hAnsi="Cambria" w:cs="Times New Roman"/>
            <w:color w:val="000000"/>
            <w:sz w:val="20"/>
            <w:szCs w:val="20"/>
            <w:lang w:val="en-US"/>
          </w:rPr>
          <w:t xml:space="preserve"> G, </w:t>
        </w:r>
        <w:proofErr w:type="spellStart"/>
        <w:r w:rsidRPr="00A20B94">
          <w:rPr>
            <w:rFonts w:ascii="Cambria" w:hAnsi="Cambria" w:cs="Times New Roman"/>
            <w:color w:val="000000"/>
            <w:sz w:val="20"/>
            <w:szCs w:val="20"/>
            <w:lang w:val="en-US"/>
          </w:rPr>
          <w:t>Deneubourg</w:t>
        </w:r>
        <w:proofErr w:type="spellEnd"/>
        <w:r w:rsidRPr="00A20B94">
          <w:rPr>
            <w:rFonts w:ascii="Cambria" w:hAnsi="Cambria" w:cs="Times New Roman"/>
            <w:color w:val="000000"/>
            <w:sz w:val="20"/>
            <w:szCs w:val="20"/>
            <w:lang w:val="en-US"/>
          </w:rPr>
          <w:t xml:space="preserve"> JL, Aron S, </w:t>
        </w:r>
        <w:proofErr w:type="spellStart"/>
        <w:r w:rsidRPr="00A20B94">
          <w:rPr>
            <w:rFonts w:ascii="Cambria" w:hAnsi="Cambria" w:cs="Times New Roman"/>
            <w:color w:val="000000"/>
            <w:sz w:val="20"/>
            <w:szCs w:val="20"/>
            <w:lang w:val="en-US"/>
          </w:rPr>
          <w:t>Camazine</w:t>
        </w:r>
        <w:proofErr w:type="spellEnd"/>
        <w:r w:rsidRPr="00A20B94">
          <w:rPr>
            <w:rFonts w:ascii="Cambria" w:hAnsi="Cambria" w:cs="Times New Roman"/>
            <w:color w:val="000000"/>
            <w:sz w:val="20"/>
            <w:szCs w:val="20"/>
            <w:lang w:val="en-US"/>
          </w:rPr>
          <w:t xml:space="preserve"> S (1997) Self-organization in social insects. </w:t>
        </w:r>
        <w:r w:rsidRPr="00A20B94">
          <w:rPr>
            <w:rFonts w:ascii="Cambria" w:hAnsi="Cambria" w:cs="Times New Roman"/>
            <w:i/>
            <w:iCs/>
            <w:color w:val="000000"/>
            <w:sz w:val="20"/>
            <w:szCs w:val="20"/>
            <w:lang w:val="en-US"/>
          </w:rPr>
          <w:t xml:space="preserve">Trends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Evol</w:t>
        </w:r>
        <w:proofErr w:type="spellEnd"/>
        <w:r w:rsidRPr="00A20B94">
          <w:rPr>
            <w:rFonts w:ascii="Cambria" w:hAnsi="Cambria" w:cs="Times New Roman"/>
            <w:color w:val="000000"/>
            <w:sz w:val="20"/>
            <w:szCs w:val="20"/>
            <w:lang w:val="en-US"/>
          </w:rPr>
          <w:t xml:space="preserve"> 12(5):188–193.</w:t>
        </w:r>
      </w:hyperlink>
    </w:p>
    <w:p w14:paraId="1C8C0C83"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 </w:t>
      </w:r>
      <w:r w:rsidRPr="00A20B94">
        <w:rPr>
          <w:rFonts w:ascii="Cambria" w:hAnsi="Cambria" w:cs="Times New Roman"/>
          <w:color w:val="000000"/>
          <w:sz w:val="20"/>
          <w:szCs w:val="20"/>
          <w:lang w:val="en-US"/>
        </w:rPr>
        <w:tab/>
      </w:r>
      <w:hyperlink r:id="rId45" w:history="1">
        <w:proofErr w:type="spellStart"/>
        <w:r w:rsidRPr="00A20B94">
          <w:rPr>
            <w:rFonts w:ascii="Cambria" w:hAnsi="Cambria" w:cs="Times New Roman"/>
            <w:color w:val="000000"/>
            <w:sz w:val="20"/>
            <w:szCs w:val="20"/>
            <w:lang w:val="en-US"/>
          </w:rPr>
          <w:t>Sumpter</w:t>
        </w:r>
        <w:proofErr w:type="spellEnd"/>
        <w:r w:rsidRPr="00A20B94">
          <w:rPr>
            <w:rFonts w:ascii="Cambria" w:hAnsi="Cambria" w:cs="Times New Roman"/>
            <w:color w:val="000000"/>
            <w:sz w:val="20"/>
            <w:szCs w:val="20"/>
            <w:lang w:val="en-US"/>
          </w:rPr>
          <w:t xml:space="preserve"> DJT (2006) The principles of collective animal </w:t>
        </w:r>
        <w:proofErr w:type="spellStart"/>
        <w:r w:rsidRPr="00A20B94">
          <w:rPr>
            <w:rFonts w:ascii="Cambria" w:hAnsi="Cambria" w:cs="Times New Roman"/>
            <w:color w:val="000000"/>
            <w:sz w:val="20"/>
            <w:szCs w:val="20"/>
            <w:lang w:val="en-US"/>
          </w:rPr>
          <w:t>behaviour</w:t>
        </w:r>
        <w:proofErr w:type="spellEnd"/>
        <w:r w:rsidRPr="00A20B94">
          <w:rPr>
            <w:rFonts w:ascii="Cambria" w:hAnsi="Cambria" w:cs="Times New Roman"/>
            <w:color w:val="000000"/>
            <w:sz w:val="20"/>
            <w:szCs w:val="20"/>
            <w:lang w:val="en-US"/>
          </w:rPr>
          <w:t xml:space="preserve">. </w:t>
        </w:r>
        <w:r w:rsidRPr="00A20B94">
          <w:rPr>
            <w:rFonts w:ascii="Cambria" w:hAnsi="Cambria" w:cs="Times New Roman"/>
            <w:i/>
            <w:iCs/>
            <w:color w:val="000000"/>
            <w:sz w:val="20"/>
            <w:szCs w:val="20"/>
            <w:lang w:val="en-US"/>
          </w:rPr>
          <w:t>Philosophical Transactions of the Royal Society B: Biological Sciences</w:t>
        </w:r>
        <w:r w:rsidRPr="00A20B94">
          <w:rPr>
            <w:rFonts w:ascii="Cambria" w:hAnsi="Cambria" w:cs="Times New Roman"/>
            <w:color w:val="000000"/>
            <w:sz w:val="20"/>
            <w:szCs w:val="20"/>
            <w:lang w:val="en-US"/>
          </w:rPr>
          <w:t xml:space="preserve"> 361(1465):5–22.</w:t>
        </w:r>
      </w:hyperlink>
    </w:p>
    <w:p w14:paraId="43C8CA64"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 </w:t>
      </w:r>
      <w:r w:rsidRPr="00A20B94">
        <w:rPr>
          <w:rFonts w:ascii="Cambria" w:hAnsi="Cambria" w:cs="Times New Roman"/>
          <w:color w:val="000000"/>
          <w:sz w:val="20"/>
          <w:szCs w:val="20"/>
          <w:lang w:val="en-US"/>
        </w:rPr>
        <w:tab/>
      </w:r>
      <w:hyperlink r:id="rId46" w:history="1">
        <w:r w:rsidRPr="00A20B94">
          <w:rPr>
            <w:rFonts w:ascii="Cambria" w:hAnsi="Cambria" w:cs="Times New Roman"/>
            <w:color w:val="000000"/>
            <w:sz w:val="20"/>
            <w:szCs w:val="20"/>
            <w:lang w:val="en-US"/>
          </w:rPr>
          <w:t xml:space="preserve">Duarte A, </w:t>
        </w:r>
        <w:proofErr w:type="spellStart"/>
        <w:r w:rsidRPr="00A20B94">
          <w:rPr>
            <w:rFonts w:ascii="Cambria" w:hAnsi="Cambria" w:cs="Times New Roman"/>
            <w:color w:val="000000"/>
            <w:sz w:val="20"/>
            <w:szCs w:val="20"/>
            <w:lang w:val="en-US"/>
          </w:rPr>
          <w:t>Weissing</w:t>
        </w:r>
        <w:proofErr w:type="spellEnd"/>
        <w:r w:rsidRPr="00A20B94">
          <w:rPr>
            <w:rFonts w:ascii="Cambria" w:hAnsi="Cambria" w:cs="Times New Roman"/>
            <w:color w:val="000000"/>
            <w:sz w:val="20"/>
            <w:szCs w:val="20"/>
            <w:lang w:val="en-US"/>
          </w:rPr>
          <w:t xml:space="preserve"> FJ, Pen I, Keller L (2011) An Evolutionary Perspective on Self-Organized Division of Labor in Social Insects. </w:t>
        </w:r>
        <w:r w:rsidRPr="00A20B94">
          <w:rPr>
            <w:rFonts w:ascii="Cambria" w:hAnsi="Cambria" w:cs="Times New Roman"/>
            <w:i/>
            <w:iCs/>
            <w:color w:val="000000"/>
            <w:sz w:val="20"/>
            <w:szCs w:val="20"/>
            <w:lang w:val="en-US"/>
          </w:rPr>
          <w:t>Annual Review of Ecology, Evolution, and Systematics</w:t>
        </w:r>
        <w:r w:rsidRPr="00A20B94">
          <w:rPr>
            <w:rFonts w:ascii="Cambria" w:hAnsi="Cambria" w:cs="Times New Roman"/>
            <w:color w:val="000000"/>
            <w:sz w:val="20"/>
            <w:szCs w:val="20"/>
            <w:lang w:val="en-US"/>
          </w:rPr>
          <w:t xml:space="preserve"> 42(1):91–110.</w:t>
        </w:r>
      </w:hyperlink>
    </w:p>
    <w:p w14:paraId="09093F24"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4. </w:t>
      </w:r>
      <w:r w:rsidRPr="00A20B94">
        <w:rPr>
          <w:rFonts w:ascii="Cambria" w:hAnsi="Cambria" w:cs="Times New Roman"/>
          <w:color w:val="000000"/>
          <w:sz w:val="20"/>
          <w:szCs w:val="20"/>
          <w:lang w:val="en-US"/>
        </w:rPr>
        <w:tab/>
      </w:r>
      <w:hyperlink r:id="rId47" w:history="1">
        <w:proofErr w:type="spellStart"/>
        <w:r w:rsidRPr="00A20B94">
          <w:rPr>
            <w:rFonts w:ascii="Cambria" w:hAnsi="Cambria" w:cs="Times New Roman"/>
            <w:color w:val="000000"/>
            <w:sz w:val="20"/>
            <w:szCs w:val="20"/>
            <w:lang w:val="en-US"/>
          </w:rPr>
          <w:t>Jeanson</w:t>
        </w:r>
        <w:proofErr w:type="spellEnd"/>
        <w:r w:rsidRPr="00A20B94">
          <w:rPr>
            <w:rFonts w:ascii="Cambria" w:hAnsi="Cambria" w:cs="Times New Roman"/>
            <w:color w:val="000000"/>
            <w:sz w:val="20"/>
            <w:szCs w:val="20"/>
            <w:lang w:val="en-US"/>
          </w:rPr>
          <w:t xml:space="preserve"> R, </w:t>
        </w:r>
        <w:proofErr w:type="spellStart"/>
        <w:r w:rsidRPr="00A20B94">
          <w:rPr>
            <w:rFonts w:ascii="Cambria" w:hAnsi="Cambria" w:cs="Times New Roman"/>
            <w:color w:val="000000"/>
            <w:sz w:val="20"/>
            <w:szCs w:val="20"/>
            <w:lang w:val="en-US"/>
          </w:rPr>
          <w:t>Weidenmüller</w:t>
        </w:r>
        <w:proofErr w:type="spellEnd"/>
        <w:r w:rsidRPr="00A20B94">
          <w:rPr>
            <w:rFonts w:ascii="Cambria" w:hAnsi="Cambria" w:cs="Times New Roman"/>
            <w:color w:val="000000"/>
            <w:sz w:val="20"/>
            <w:szCs w:val="20"/>
            <w:lang w:val="en-US"/>
          </w:rPr>
          <w:t xml:space="preserve"> A (2014) </w:t>
        </w:r>
        <w:proofErr w:type="spellStart"/>
        <w:r w:rsidRPr="00A20B94">
          <w:rPr>
            <w:rFonts w:ascii="Cambria" w:hAnsi="Cambria" w:cs="Times New Roman"/>
            <w:color w:val="000000"/>
            <w:sz w:val="20"/>
            <w:szCs w:val="20"/>
            <w:lang w:val="en-US"/>
          </w:rPr>
          <w:t>Interindividual</w:t>
        </w:r>
        <w:proofErr w:type="spellEnd"/>
        <w:r w:rsidRPr="00A20B94">
          <w:rPr>
            <w:rFonts w:ascii="Cambria" w:hAnsi="Cambria" w:cs="Times New Roman"/>
            <w:color w:val="000000"/>
            <w:sz w:val="20"/>
            <w:szCs w:val="20"/>
            <w:lang w:val="en-US"/>
          </w:rPr>
          <w:t xml:space="preserve"> variability in social insects - proximate causes and ultimate consequences. </w:t>
        </w:r>
        <w:proofErr w:type="spellStart"/>
        <w:r w:rsidRPr="00A20B94">
          <w:rPr>
            <w:rFonts w:ascii="Cambria" w:hAnsi="Cambria" w:cs="Times New Roman"/>
            <w:i/>
            <w:iCs/>
            <w:color w:val="000000"/>
            <w:sz w:val="20"/>
            <w:szCs w:val="20"/>
            <w:lang w:val="en-US"/>
          </w:rPr>
          <w:t>Biol</w:t>
        </w:r>
        <w:proofErr w:type="spellEnd"/>
        <w:r w:rsidRPr="00A20B94">
          <w:rPr>
            <w:rFonts w:ascii="Cambria" w:hAnsi="Cambria" w:cs="Times New Roman"/>
            <w:i/>
            <w:iCs/>
            <w:color w:val="000000"/>
            <w:sz w:val="20"/>
            <w:szCs w:val="20"/>
            <w:lang w:val="en-US"/>
          </w:rPr>
          <w:t xml:space="preserve"> Rev </w:t>
        </w:r>
        <w:proofErr w:type="spellStart"/>
        <w:r w:rsidRPr="00A20B94">
          <w:rPr>
            <w:rFonts w:ascii="Cambria" w:hAnsi="Cambria" w:cs="Times New Roman"/>
            <w:i/>
            <w:iCs/>
            <w:color w:val="000000"/>
            <w:sz w:val="20"/>
            <w:szCs w:val="20"/>
            <w:lang w:val="en-US"/>
          </w:rPr>
          <w:t>Camb</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Philos</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w:t>
        </w:r>
        <w:proofErr w:type="spellEnd"/>
        <w:r w:rsidRPr="00A20B94">
          <w:rPr>
            <w:rFonts w:ascii="Cambria" w:hAnsi="Cambria" w:cs="Times New Roman"/>
            <w:color w:val="000000"/>
            <w:sz w:val="20"/>
            <w:szCs w:val="20"/>
            <w:lang w:val="en-US"/>
          </w:rPr>
          <w:t xml:space="preserve"> 89(3):671–687.</w:t>
        </w:r>
      </w:hyperlink>
    </w:p>
    <w:p w14:paraId="42C7EF44"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5. </w:t>
      </w:r>
      <w:r w:rsidRPr="00A20B94">
        <w:rPr>
          <w:rFonts w:ascii="Cambria" w:hAnsi="Cambria" w:cs="Times New Roman"/>
          <w:color w:val="000000"/>
          <w:sz w:val="20"/>
          <w:szCs w:val="20"/>
          <w:lang w:val="en-US"/>
        </w:rPr>
        <w:tab/>
      </w:r>
      <w:hyperlink r:id="rId48" w:history="1">
        <w:proofErr w:type="spellStart"/>
        <w:r w:rsidRPr="00A20B94">
          <w:rPr>
            <w:rFonts w:ascii="Cambria" w:hAnsi="Cambria" w:cs="Times New Roman"/>
            <w:color w:val="000000"/>
            <w:sz w:val="20"/>
            <w:szCs w:val="20"/>
            <w:lang w:val="en-US"/>
          </w:rPr>
          <w:t>Naug</w:t>
        </w:r>
        <w:proofErr w:type="spellEnd"/>
        <w:r w:rsidRPr="00A20B94">
          <w:rPr>
            <w:rFonts w:ascii="Cambria" w:hAnsi="Cambria" w:cs="Times New Roman"/>
            <w:color w:val="000000"/>
            <w:sz w:val="20"/>
            <w:szCs w:val="20"/>
            <w:lang w:val="en-US"/>
          </w:rPr>
          <w:t xml:space="preserve"> D, </w:t>
        </w:r>
        <w:proofErr w:type="spellStart"/>
        <w:r w:rsidRPr="00A20B94">
          <w:rPr>
            <w:rFonts w:ascii="Cambria" w:hAnsi="Cambria" w:cs="Times New Roman"/>
            <w:color w:val="000000"/>
            <w:sz w:val="20"/>
            <w:szCs w:val="20"/>
            <w:lang w:val="en-US"/>
          </w:rPr>
          <w:t>Gadagkar</w:t>
        </w:r>
        <w:proofErr w:type="spellEnd"/>
        <w:r w:rsidRPr="00A20B94">
          <w:rPr>
            <w:rFonts w:ascii="Cambria" w:hAnsi="Cambria" w:cs="Times New Roman"/>
            <w:color w:val="000000"/>
            <w:sz w:val="20"/>
            <w:szCs w:val="20"/>
            <w:lang w:val="en-US"/>
          </w:rPr>
          <w:t xml:space="preserve"> R (1998) The role of age in temporal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in a primitively eusocial wasp. </w:t>
        </w:r>
        <w:r w:rsidRPr="00A20B94">
          <w:rPr>
            <w:rFonts w:ascii="Cambria" w:hAnsi="Cambria" w:cs="Times New Roman"/>
            <w:i/>
            <w:iCs/>
            <w:color w:val="000000"/>
            <w:sz w:val="20"/>
            <w:szCs w:val="20"/>
            <w:lang w:val="en-US"/>
          </w:rPr>
          <w:t>Behavioral Ecology and Sociobiology</w:t>
        </w:r>
        <w:r w:rsidRPr="00A20B94">
          <w:rPr>
            <w:rFonts w:ascii="Cambria" w:hAnsi="Cambria" w:cs="Times New Roman"/>
            <w:color w:val="000000"/>
            <w:sz w:val="20"/>
            <w:szCs w:val="20"/>
            <w:lang w:val="en-US"/>
          </w:rPr>
          <w:t xml:space="preserve"> 42(1):37–47.</w:t>
        </w:r>
      </w:hyperlink>
    </w:p>
    <w:p w14:paraId="0B32DD79"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6. </w:t>
      </w:r>
      <w:r w:rsidRPr="00A20B94">
        <w:rPr>
          <w:rFonts w:ascii="Cambria" w:hAnsi="Cambria" w:cs="Times New Roman"/>
          <w:color w:val="000000"/>
          <w:sz w:val="20"/>
          <w:szCs w:val="20"/>
          <w:lang w:val="en-US"/>
        </w:rPr>
        <w:tab/>
      </w:r>
      <w:hyperlink r:id="rId49" w:history="1">
        <w:r w:rsidRPr="00A20B94">
          <w:rPr>
            <w:rFonts w:ascii="Cambria" w:hAnsi="Cambria" w:cs="Times New Roman"/>
            <w:color w:val="000000"/>
            <w:sz w:val="20"/>
            <w:szCs w:val="20"/>
            <w:lang w:val="en-US"/>
          </w:rPr>
          <w:t xml:space="preserve">Seeley TD (1982) Adaptive significance of the age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schedule in honeybee colonies. </w:t>
        </w:r>
        <w:r w:rsidRPr="00A20B94">
          <w:rPr>
            <w:rFonts w:ascii="Cambria" w:hAnsi="Cambria" w:cs="Times New Roman"/>
            <w:i/>
            <w:iCs/>
            <w:color w:val="000000"/>
            <w:sz w:val="20"/>
            <w:szCs w:val="20"/>
            <w:lang w:val="en-US"/>
          </w:rPr>
          <w:t>Behavioral Ecology and Sociobiology</w:t>
        </w:r>
        <w:r w:rsidRPr="00A20B94">
          <w:rPr>
            <w:rFonts w:ascii="Cambria" w:hAnsi="Cambria" w:cs="Times New Roman"/>
            <w:color w:val="000000"/>
            <w:sz w:val="20"/>
            <w:szCs w:val="20"/>
            <w:lang w:val="en-US"/>
          </w:rPr>
          <w:t xml:space="preserve"> 11(4):287–293.</w:t>
        </w:r>
      </w:hyperlink>
    </w:p>
    <w:p w14:paraId="39670F4C"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7. </w:t>
      </w:r>
      <w:r w:rsidRPr="00A20B94">
        <w:rPr>
          <w:rFonts w:ascii="Cambria" w:hAnsi="Cambria" w:cs="Times New Roman"/>
          <w:color w:val="000000"/>
          <w:sz w:val="20"/>
          <w:szCs w:val="20"/>
          <w:lang w:val="en-US"/>
        </w:rPr>
        <w:tab/>
      </w:r>
      <w:hyperlink r:id="rId50" w:history="1">
        <w:proofErr w:type="spellStart"/>
        <w:r w:rsidRPr="00A20B94">
          <w:rPr>
            <w:rFonts w:ascii="Cambria" w:hAnsi="Cambria" w:cs="Times New Roman"/>
            <w:color w:val="000000"/>
            <w:sz w:val="20"/>
            <w:szCs w:val="20"/>
            <w:lang w:val="en-US"/>
          </w:rPr>
          <w:t>Tripet</w:t>
        </w:r>
        <w:proofErr w:type="spellEnd"/>
        <w:r w:rsidRPr="00A20B94">
          <w:rPr>
            <w:rFonts w:ascii="Cambria" w:hAnsi="Cambria" w:cs="Times New Roman"/>
            <w:color w:val="000000"/>
            <w:sz w:val="20"/>
            <w:szCs w:val="20"/>
            <w:lang w:val="en-US"/>
          </w:rPr>
          <w:t xml:space="preserve"> F, </w:t>
        </w:r>
        <w:proofErr w:type="spellStart"/>
        <w:r w:rsidRPr="00A20B94">
          <w:rPr>
            <w:rFonts w:ascii="Cambria" w:hAnsi="Cambria" w:cs="Times New Roman"/>
            <w:color w:val="000000"/>
            <w:sz w:val="20"/>
            <w:szCs w:val="20"/>
            <w:lang w:val="en-US"/>
          </w:rPr>
          <w:t>Nonacs</w:t>
        </w:r>
        <w:proofErr w:type="spellEnd"/>
        <w:r w:rsidRPr="00A20B94">
          <w:rPr>
            <w:rFonts w:ascii="Cambria" w:hAnsi="Cambria" w:cs="Times New Roman"/>
            <w:color w:val="000000"/>
            <w:sz w:val="20"/>
            <w:szCs w:val="20"/>
            <w:lang w:val="en-US"/>
          </w:rPr>
          <w:t xml:space="preserve"> P (2004) Foraging for Work and Age-Based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The Roles of Age and Previous Experience on Task Choice in Ants. </w:t>
        </w:r>
        <w:r w:rsidRPr="00A20B94">
          <w:rPr>
            <w:rFonts w:ascii="Cambria" w:hAnsi="Cambria" w:cs="Times New Roman"/>
            <w:i/>
            <w:iCs/>
            <w:color w:val="000000"/>
            <w:sz w:val="20"/>
            <w:szCs w:val="20"/>
            <w:lang w:val="en-US"/>
          </w:rPr>
          <w:t>Ethology</w:t>
        </w:r>
        <w:r w:rsidRPr="00A20B94">
          <w:rPr>
            <w:rFonts w:ascii="Cambria" w:hAnsi="Cambria" w:cs="Times New Roman"/>
            <w:color w:val="000000"/>
            <w:sz w:val="20"/>
            <w:szCs w:val="20"/>
            <w:lang w:val="en-US"/>
          </w:rPr>
          <w:t xml:space="preserve"> 110(11):863–877.</w:t>
        </w:r>
      </w:hyperlink>
    </w:p>
    <w:p w14:paraId="41C2B41F"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8. </w:t>
      </w:r>
      <w:r w:rsidRPr="00A20B94">
        <w:rPr>
          <w:rFonts w:ascii="Cambria" w:hAnsi="Cambria" w:cs="Times New Roman"/>
          <w:color w:val="000000"/>
          <w:sz w:val="20"/>
          <w:szCs w:val="20"/>
          <w:lang w:val="en-US"/>
        </w:rPr>
        <w:tab/>
      </w:r>
      <w:hyperlink r:id="rId51" w:history="1">
        <w:proofErr w:type="spellStart"/>
        <w:r w:rsidRPr="00A20B94">
          <w:rPr>
            <w:rFonts w:ascii="Cambria" w:hAnsi="Cambria" w:cs="Times New Roman"/>
            <w:color w:val="000000"/>
            <w:sz w:val="20"/>
            <w:szCs w:val="20"/>
            <w:lang w:val="en-US"/>
          </w:rPr>
          <w:t>Hinze</w:t>
        </w:r>
        <w:proofErr w:type="spellEnd"/>
        <w:r w:rsidRPr="00A20B94">
          <w:rPr>
            <w:rFonts w:ascii="Cambria" w:hAnsi="Cambria" w:cs="Times New Roman"/>
            <w:color w:val="000000"/>
            <w:sz w:val="20"/>
            <w:szCs w:val="20"/>
            <w:lang w:val="en-US"/>
          </w:rPr>
          <w:t xml:space="preserve"> B, Leuthold RH (1999) Age related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and activity rhythms in the nest of the termite </w:t>
        </w:r>
        <w:proofErr w:type="spellStart"/>
        <w:r w:rsidRPr="00A20B94">
          <w:rPr>
            <w:rFonts w:ascii="Cambria" w:hAnsi="Cambria" w:cs="Times New Roman"/>
            <w:color w:val="000000"/>
            <w:sz w:val="20"/>
            <w:szCs w:val="20"/>
            <w:lang w:val="en-US"/>
          </w:rPr>
          <w:t>Macrotermes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bellicosus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Isoptera</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Termitidae</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i/>
            <w:iCs/>
            <w:color w:val="000000"/>
            <w:sz w:val="20"/>
            <w:szCs w:val="20"/>
            <w:lang w:val="en-US"/>
          </w:rPr>
          <w:t>Insectes</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Sociaux</w:t>
        </w:r>
        <w:proofErr w:type="spellEnd"/>
        <w:r w:rsidRPr="00A20B94">
          <w:rPr>
            <w:rFonts w:ascii="Cambria" w:hAnsi="Cambria" w:cs="Times New Roman"/>
            <w:color w:val="000000"/>
            <w:sz w:val="20"/>
            <w:szCs w:val="20"/>
            <w:lang w:val="en-US"/>
          </w:rPr>
          <w:t xml:space="preserve"> 46(4):392–397.</w:t>
        </w:r>
      </w:hyperlink>
    </w:p>
    <w:p w14:paraId="6584D71C"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9. </w:t>
      </w:r>
      <w:r w:rsidRPr="00A20B94">
        <w:rPr>
          <w:rFonts w:ascii="Cambria" w:hAnsi="Cambria" w:cs="Times New Roman"/>
          <w:color w:val="000000"/>
          <w:sz w:val="20"/>
          <w:szCs w:val="20"/>
          <w:lang w:val="en-US"/>
        </w:rPr>
        <w:tab/>
      </w:r>
      <w:hyperlink r:id="rId52" w:history="1">
        <w:proofErr w:type="spellStart"/>
        <w:r w:rsidRPr="00A20B94">
          <w:rPr>
            <w:rFonts w:ascii="Cambria" w:hAnsi="Cambria" w:cs="Times New Roman"/>
            <w:color w:val="000000"/>
            <w:sz w:val="20"/>
            <w:szCs w:val="20"/>
            <w:lang w:val="en-US"/>
          </w:rPr>
          <w:t>Eyer</w:t>
        </w:r>
        <w:proofErr w:type="spellEnd"/>
        <w:r w:rsidRPr="00A20B94">
          <w:rPr>
            <w:rFonts w:ascii="Cambria" w:hAnsi="Cambria" w:cs="Times New Roman"/>
            <w:color w:val="000000"/>
            <w:sz w:val="20"/>
            <w:szCs w:val="20"/>
            <w:lang w:val="en-US"/>
          </w:rPr>
          <w:t xml:space="preserve"> P-A, </w:t>
        </w:r>
        <w:proofErr w:type="spellStart"/>
        <w:r w:rsidRPr="00A20B94">
          <w:rPr>
            <w:rFonts w:ascii="Cambria" w:hAnsi="Cambria" w:cs="Times New Roman"/>
            <w:color w:val="000000"/>
            <w:sz w:val="20"/>
            <w:szCs w:val="20"/>
            <w:lang w:val="en-US"/>
          </w:rPr>
          <w:t>Freyer</w:t>
        </w:r>
        <w:proofErr w:type="spellEnd"/>
        <w:r w:rsidRPr="00A20B94">
          <w:rPr>
            <w:rFonts w:ascii="Cambria" w:hAnsi="Cambria" w:cs="Times New Roman"/>
            <w:color w:val="000000"/>
            <w:sz w:val="20"/>
            <w:szCs w:val="20"/>
            <w:lang w:val="en-US"/>
          </w:rPr>
          <w:t xml:space="preserve"> J, Aron S (2013) Genetic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in the polyandrous desert ant </w:t>
        </w:r>
        <w:proofErr w:type="spellStart"/>
        <w:r w:rsidRPr="00A20B94">
          <w:rPr>
            <w:rFonts w:ascii="Cambria" w:hAnsi="Cambria" w:cs="Times New Roman"/>
            <w:color w:val="000000"/>
            <w:sz w:val="20"/>
            <w:szCs w:val="20"/>
            <w:lang w:val="en-US"/>
          </w:rPr>
          <w:t>Cataglyphis</w:t>
        </w:r>
        <w:proofErr w:type="spellEnd"/>
        <w:r w:rsidRPr="00A20B94">
          <w:rPr>
            <w:rFonts w:ascii="Cambria" w:hAnsi="Cambria" w:cs="Times New Roman"/>
            <w:color w:val="000000"/>
            <w:sz w:val="20"/>
            <w:szCs w:val="20"/>
            <w:lang w:val="en-US"/>
          </w:rPr>
          <w:t xml:space="preserve"> cursor. </w:t>
        </w:r>
        <w:r w:rsidRPr="00A20B94">
          <w:rPr>
            <w:rFonts w:ascii="Cambria" w:hAnsi="Cambria" w:cs="Times New Roman"/>
            <w:i/>
            <w:iCs/>
            <w:color w:val="000000"/>
            <w:sz w:val="20"/>
            <w:szCs w:val="20"/>
            <w:lang w:val="en-US"/>
          </w:rPr>
          <w:t>Behavioral Ecology</w:t>
        </w:r>
        <w:r w:rsidRPr="00A20B94">
          <w:rPr>
            <w:rFonts w:ascii="Cambria" w:hAnsi="Cambria" w:cs="Times New Roman"/>
            <w:color w:val="000000"/>
            <w:sz w:val="20"/>
            <w:szCs w:val="20"/>
            <w:lang w:val="en-US"/>
          </w:rPr>
          <w:t xml:space="preserve"> 24(1):144–151.</w:t>
        </w:r>
      </w:hyperlink>
    </w:p>
    <w:p w14:paraId="343D42CF"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10. </w:t>
      </w:r>
      <w:r w:rsidRPr="00A20B94">
        <w:rPr>
          <w:rFonts w:ascii="Cambria" w:hAnsi="Cambria" w:cs="Times New Roman"/>
          <w:color w:val="000000"/>
          <w:sz w:val="20"/>
          <w:szCs w:val="20"/>
          <w:lang w:val="en-US"/>
        </w:rPr>
        <w:tab/>
      </w:r>
      <w:hyperlink r:id="rId53" w:history="1">
        <w:proofErr w:type="spellStart"/>
        <w:r w:rsidRPr="00A20B94">
          <w:rPr>
            <w:rFonts w:ascii="Cambria" w:hAnsi="Cambria" w:cs="Times New Roman"/>
            <w:color w:val="000000"/>
            <w:sz w:val="20"/>
            <w:szCs w:val="20"/>
            <w:lang w:val="en-US"/>
          </w:rPr>
          <w:t>Oldroyd</w:t>
        </w:r>
        <w:proofErr w:type="spellEnd"/>
        <w:r w:rsidRPr="00A20B94">
          <w:rPr>
            <w:rFonts w:ascii="Cambria" w:hAnsi="Cambria" w:cs="Times New Roman"/>
            <w:color w:val="000000"/>
            <w:sz w:val="20"/>
            <w:szCs w:val="20"/>
            <w:lang w:val="en-US"/>
          </w:rPr>
          <w:t xml:space="preserve"> BP, Thompson GJ (2006) </w:t>
        </w:r>
        <w:proofErr w:type="spellStart"/>
        <w:r w:rsidRPr="00A20B94">
          <w:rPr>
            <w:rFonts w:ascii="Cambria" w:hAnsi="Cambria" w:cs="Times New Roman"/>
            <w:color w:val="000000"/>
            <w:sz w:val="20"/>
            <w:szCs w:val="20"/>
            <w:lang w:val="en-US"/>
          </w:rPr>
          <w:t>Behavioural</w:t>
        </w:r>
        <w:proofErr w:type="spellEnd"/>
        <w:r w:rsidRPr="00A20B94">
          <w:rPr>
            <w:rFonts w:ascii="Cambria" w:hAnsi="Cambria" w:cs="Times New Roman"/>
            <w:color w:val="000000"/>
            <w:sz w:val="20"/>
            <w:szCs w:val="20"/>
            <w:lang w:val="en-US"/>
          </w:rPr>
          <w:t xml:space="preserve"> Genetics of the Honey Bee </w:t>
        </w:r>
        <w:proofErr w:type="spellStart"/>
        <w:r w:rsidRPr="00A20B94">
          <w:rPr>
            <w:rFonts w:ascii="Cambria" w:hAnsi="Cambria" w:cs="Times New Roman"/>
            <w:color w:val="000000"/>
            <w:sz w:val="20"/>
            <w:szCs w:val="20"/>
            <w:lang w:val="en-US"/>
          </w:rPr>
          <w:t>Apis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mellifera</w:t>
        </w:r>
        <w:proofErr w:type="spellEnd"/>
        <w:r w:rsidRPr="00A20B94">
          <w:rPr>
            <w:rFonts w:ascii="Cambria" w:hAnsi="Cambria" w:cs="Times New Roman"/>
            <w:color w:val="000000"/>
            <w:sz w:val="20"/>
            <w:szCs w:val="20"/>
            <w:lang w:val="en-US"/>
          </w:rPr>
          <w:t xml:space="preserve">. </w:t>
        </w:r>
        <w:r w:rsidRPr="00A20B94">
          <w:rPr>
            <w:rFonts w:ascii="Cambria" w:hAnsi="Cambria" w:cs="Times New Roman"/>
            <w:i/>
            <w:iCs/>
            <w:color w:val="000000"/>
            <w:sz w:val="20"/>
            <w:szCs w:val="20"/>
            <w:lang w:val="en-US"/>
          </w:rPr>
          <w:t>Advances in Insect Physiology</w:t>
        </w:r>
        <w:r w:rsidRPr="00A20B94">
          <w:rPr>
            <w:rFonts w:ascii="Cambria" w:hAnsi="Cambria" w:cs="Times New Roman"/>
            <w:color w:val="000000"/>
            <w:sz w:val="20"/>
            <w:szCs w:val="20"/>
            <w:lang w:val="en-US"/>
          </w:rPr>
          <w:t>:1–49.</w:t>
        </w:r>
      </w:hyperlink>
    </w:p>
    <w:p w14:paraId="2D38DFC9"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11. </w:t>
      </w:r>
      <w:r w:rsidRPr="00A20B94">
        <w:rPr>
          <w:rFonts w:ascii="Cambria" w:hAnsi="Cambria" w:cs="Times New Roman"/>
          <w:color w:val="000000"/>
          <w:sz w:val="20"/>
          <w:szCs w:val="20"/>
          <w:lang w:val="en-US"/>
        </w:rPr>
        <w:tab/>
      </w:r>
      <w:hyperlink r:id="rId54" w:history="1">
        <w:proofErr w:type="spellStart"/>
        <w:r w:rsidRPr="00A20B94">
          <w:rPr>
            <w:rFonts w:ascii="Cambria" w:hAnsi="Cambria" w:cs="Times New Roman"/>
            <w:color w:val="000000"/>
            <w:sz w:val="20"/>
            <w:szCs w:val="20"/>
            <w:lang w:val="en-US"/>
          </w:rPr>
          <w:t>Blatrix</w:t>
        </w:r>
        <w:proofErr w:type="spellEnd"/>
        <w:r w:rsidRPr="00A20B94">
          <w:rPr>
            <w:rFonts w:ascii="Cambria" w:hAnsi="Cambria" w:cs="Times New Roman"/>
            <w:color w:val="000000"/>
            <w:sz w:val="20"/>
            <w:szCs w:val="20"/>
            <w:lang w:val="en-US"/>
          </w:rPr>
          <w:t xml:space="preserve"> R, Durand J-L, </w:t>
        </w:r>
        <w:proofErr w:type="spellStart"/>
        <w:r w:rsidRPr="00A20B94">
          <w:rPr>
            <w:rFonts w:ascii="Cambria" w:hAnsi="Cambria" w:cs="Times New Roman"/>
            <w:color w:val="000000"/>
            <w:sz w:val="20"/>
            <w:szCs w:val="20"/>
            <w:lang w:val="en-US"/>
          </w:rPr>
          <w:t>Jaisson</w:t>
        </w:r>
        <w:proofErr w:type="spellEnd"/>
        <w:r w:rsidRPr="00A20B94">
          <w:rPr>
            <w:rFonts w:ascii="Cambria" w:hAnsi="Cambria" w:cs="Times New Roman"/>
            <w:color w:val="000000"/>
            <w:sz w:val="20"/>
            <w:szCs w:val="20"/>
            <w:lang w:val="en-US"/>
          </w:rPr>
          <w:t xml:space="preserve"> P (2000) Task Allocation Depends on </w:t>
        </w:r>
        <w:proofErr w:type="spellStart"/>
        <w:r w:rsidRPr="00A20B94">
          <w:rPr>
            <w:rFonts w:ascii="Cambria" w:hAnsi="Cambria" w:cs="Times New Roman"/>
            <w:color w:val="000000"/>
            <w:sz w:val="20"/>
            <w:szCs w:val="20"/>
            <w:lang w:val="en-US"/>
          </w:rPr>
          <w:t>Matriline</w:t>
        </w:r>
        <w:proofErr w:type="spellEnd"/>
        <w:r w:rsidRPr="00A20B94">
          <w:rPr>
            <w:rFonts w:ascii="Cambria" w:hAnsi="Cambria" w:cs="Times New Roman"/>
            <w:color w:val="000000"/>
            <w:sz w:val="20"/>
            <w:szCs w:val="20"/>
            <w:lang w:val="en-US"/>
          </w:rPr>
          <w:t xml:space="preserve"> in the </w:t>
        </w:r>
        <w:proofErr w:type="spellStart"/>
        <w:r w:rsidRPr="00A20B94">
          <w:rPr>
            <w:rFonts w:ascii="Cambria" w:hAnsi="Cambria" w:cs="Times New Roman"/>
            <w:color w:val="000000"/>
            <w:sz w:val="20"/>
            <w:szCs w:val="20"/>
            <w:lang w:val="en-US"/>
          </w:rPr>
          <w:t>Ponerine</w:t>
        </w:r>
        <w:proofErr w:type="spellEnd"/>
        <w:r w:rsidRPr="00A20B94">
          <w:rPr>
            <w:rFonts w:ascii="Cambria" w:hAnsi="Cambria" w:cs="Times New Roman"/>
            <w:color w:val="000000"/>
            <w:sz w:val="20"/>
            <w:szCs w:val="20"/>
            <w:lang w:val="en-US"/>
          </w:rPr>
          <w:t xml:space="preserve"> Ant </w:t>
        </w:r>
        <w:proofErr w:type="spellStart"/>
        <w:r w:rsidRPr="00A20B94">
          <w:rPr>
            <w:rFonts w:ascii="Cambria" w:hAnsi="Cambria" w:cs="Times New Roman"/>
            <w:color w:val="000000"/>
            <w:sz w:val="20"/>
            <w:szCs w:val="20"/>
            <w:lang w:val="en-US"/>
          </w:rPr>
          <w:t>Gnamptogenys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striatula</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Mayr</w:t>
        </w:r>
        <w:proofErr w:type="spellEnd"/>
        <w:r w:rsidRPr="00A20B94">
          <w:rPr>
            <w:rFonts w:ascii="Cambria" w:hAnsi="Cambria" w:cs="Times New Roman"/>
            <w:color w:val="000000"/>
            <w:sz w:val="20"/>
            <w:szCs w:val="20"/>
            <w:lang w:val="en-US"/>
          </w:rPr>
          <w:t xml:space="preserve">. </w:t>
        </w:r>
        <w:r w:rsidRPr="00A20B94">
          <w:rPr>
            <w:rFonts w:ascii="Cambria" w:hAnsi="Cambria" w:cs="Times New Roman"/>
            <w:i/>
            <w:iCs/>
            <w:color w:val="000000"/>
            <w:sz w:val="20"/>
            <w:szCs w:val="20"/>
            <w:lang w:val="en-US"/>
          </w:rPr>
          <w:t>Journal of Insect Behavior</w:t>
        </w:r>
        <w:r w:rsidRPr="00A20B94">
          <w:rPr>
            <w:rFonts w:ascii="Cambria" w:hAnsi="Cambria" w:cs="Times New Roman"/>
            <w:color w:val="000000"/>
            <w:sz w:val="20"/>
            <w:szCs w:val="20"/>
            <w:lang w:val="en-US"/>
          </w:rPr>
          <w:t xml:space="preserve"> 13(4):553–562.</w:t>
        </w:r>
      </w:hyperlink>
    </w:p>
    <w:p w14:paraId="79EDDAAA"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12. </w:t>
      </w:r>
      <w:r w:rsidRPr="00A20B94">
        <w:rPr>
          <w:rFonts w:ascii="Cambria" w:hAnsi="Cambria" w:cs="Times New Roman"/>
          <w:color w:val="000000"/>
          <w:sz w:val="20"/>
          <w:szCs w:val="20"/>
          <w:lang w:val="en-US"/>
        </w:rPr>
        <w:tab/>
      </w:r>
      <w:hyperlink r:id="rId55" w:history="1">
        <w:proofErr w:type="spellStart"/>
        <w:r w:rsidRPr="00A20B94">
          <w:rPr>
            <w:rFonts w:ascii="Cambria" w:hAnsi="Cambria" w:cs="Times New Roman"/>
            <w:color w:val="000000"/>
            <w:sz w:val="20"/>
            <w:szCs w:val="20"/>
            <w:lang w:val="en-US"/>
          </w:rPr>
          <w:t>Wetterer</w:t>
        </w:r>
        <w:proofErr w:type="spellEnd"/>
        <w:r w:rsidRPr="00A20B94">
          <w:rPr>
            <w:rFonts w:ascii="Cambria" w:hAnsi="Cambria" w:cs="Times New Roman"/>
            <w:color w:val="000000"/>
            <w:sz w:val="20"/>
            <w:szCs w:val="20"/>
            <w:lang w:val="en-US"/>
          </w:rPr>
          <w:t xml:space="preserve"> JK (1999) The ecology and evolution of worker size-distribution in leaf-cutting ants (</w:t>
        </w:r>
        <w:proofErr w:type="gramStart"/>
        <w:r w:rsidRPr="00A20B94">
          <w:rPr>
            <w:rFonts w:ascii="Cambria" w:hAnsi="Cambria" w:cs="Times New Roman"/>
            <w:color w:val="000000"/>
            <w:sz w:val="20"/>
            <w:szCs w:val="20"/>
            <w:lang w:val="en-US"/>
          </w:rPr>
          <w:t>Hymenoptera :</w:t>
        </w:r>
        <w:proofErr w:type="gram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Formicidae</w:t>
        </w:r>
        <w:proofErr w:type="spellEnd"/>
        <w:r w:rsidRPr="00A20B94">
          <w:rPr>
            <w:rFonts w:ascii="Cambria" w:hAnsi="Cambria" w:cs="Times New Roman"/>
            <w:color w:val="000000"/>
            <w:sz w:val="20"/>
            <w:szCs w:val="20"/>
            <w:lang w:val="en-US"/>
          </w:rPr>
          <w:t xml:space="preserve">). </w:t>
        </w:r>
        <w:r w:rsidRPr="00A20B94">
          <w:rPr>
            <w:rFonts w:ascii="Cambria" w:hAnsi="Cambria" w:cs="Times New Roman"/>
            <w:i/>
            <w:iCs/>
            <w:color w:val="000000"/>
            <w:sz w:val="20"/>
            <w:szCs w:val="20"/>
            <w:lang w:val="en-US"/>
          </w:rPr>
          <w:t>Sociobiology</w:t>
        </w:r>
        <w:r w:rsidRPr="00A20B94">
          <w:rPr>
            <w:rFonts w:ascii="Cambria" w:hAnsi="Cambria" w:cs="Times New Roman"/>
            <w:color w:val="000000"/>
            <w:sz w:val="20"/>
            <w:szCs w:val="20"/>
            <w:lang w:val="en-US"/>
          </w:rPr>
          <w:t xml:space="preserve"> 34(1):119–144.</w:t>
        </w:r>
      </w:hyperlink>
    </w:p>
    <w:p w14:paraId="34EA91E3"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13. </w:t>
      </w:r>
      <w:r w:rsidRPr="00A20B94">
        <w:rPr>
          <w:rFonts w:ascii="Cambria" w:hAnsi="Cambria" w:cs="Times New Roman"/>
          <w:color w:val="000000"/>
          <w:sz w:val="20"/>
          <w:szCs w:val="20"/>
          <w:lang w:val="en-US"/>
        </w:rPr>
        <w:tab/>
      </w:r>
      <w:hyperlink r:id="rId56" w:history="1">
        <w:r w:rsidRPr="00A20B94">
          <w:rPr>
            <w:rFonts w:ascii="Cambria" w:hAnsi="Cambria" w:cs="Times New Roman"/>
            <w:color w:val="000000"/>
            <w:sz w:val="20"/>
            <w:szCs w:val="20"/>
            <w:lang w:val="en-US"/>
          </w:rPr>
          <w:t xml:space="preserve">Huang ZY, Robinson GE (1996) Regulation of honey bee </w:t>
        </w:r>
        <w:r w:rsidRPr="00A20B94">
          <w:rPr>
            <w:rFonts w:ascii="Cambria" w:hAnsi="Cambria" w:cs="Times New Roman"/>
            <w:color w:val="000000"/>
            <w:sz w:val="20"/>
            <w:szCs w:val="20"/>
            <w:lang w:val="en-US"/>
          </w:rPr>
          <w:t>d</w:t>
        </w:r>
        <w:r w:rsidRPr="00A20B94">
          <w:rPr>
            <w:rFonts w:ascii="Cambria" w:hAnsi="Cambria" w:cs="Times New Roman"/>
            <w:color w:val="000000"/>
            <w:sz w:val="20"/>
            <w:szCs w:val="20"/>
            <w:lang w:val="en-US"/>
          </w:rPr>
          <w:t xml:space="preserve">ivision of labor by colony age demography.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39(3):147–158.</w:t>
        </w:r>
      </w:hyperlink>
    </w:p>
    <w:p w14:paraId="25EB7B1F"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14. </w:t>
      </w:r>
      <w:r w:rsidRPr="00A20B94">
        <w:rPr>
          <w:rFonts w:ascii="Cambria" w:hAnsi="Cambria" w:cs="Times New Roman"/>
          <w:color w:val="000000"/>
          <w:sz w:val="20"/>
          <w:szCs w:val="20"/>
          <w:lang w:val="en-US"/>
        </w:rPr>
        <w:tab/>
      </w:r>
      <w:hyperlink r:id="rId57" w:history="1">
        <w:r w:rsidRPr="00A20B94">
          <w:rPr>
            <w:rFonts w:ascii="Cambria" w:hAnsi="Cambria" w:cs="Times New Roman"/>
            <w:color w:val="000000"/>
            <w:sz w:val="20"/>
            <w:szCs w:val="20"/>
            <w:lang w:val="en-US"/>
          </w:rPr>
          <w:t xml:space="preserve">Wilson EO (1980) </w:t>
        </w:r>
        <w:bookmarkStart w:id="63" w:name="_GoBack"/>
        <w:r w:rsidRPr="00A20B94">
          <w:rPr>
            <w:rFonts w:ascii="Cambria" w:hAnsi="Cambria" w:cs="Times New Roman"/>
            <w:color w:val="000000"/>
            <w:sz w:val="20"/>
            <w:szCs w:val="20"/>
            <w:lang w:val="en-US"/>
          </w:rPr>
          <w:t xml:space="preserve">Caste and Division of Labor in Leaf-Cutter Ants (Hymenoptera, </w:t>
        </w:r>
        <w:proofErr w:type="spellStart"/>
        <w:r w:rsidRPr="00A20B94">
          <w:rPr>
            <w:rFonts w:ascii="Cambria" w:hAnsi="Cambria" w:cs="Times New Roman"/>
            <w:color w:val="000000"/>
            <w:sz w:val="20"/>
            <w:szCs w:val="20"/>
            <w:lang w:val="en-US"/>
          </w:rPr>
          <w:t>Formicidae</w:t>
        </w:r>
        <w:proofErr w:type="spellEnd"/>
        <w:r w:rsidRPr="00A20B94">
          <w:rPr>
            <w:rFonts w:ascii="Cambria" w:hAnsi="Cambria" w:cs="Times New Roman"/>
            <w:color w:val="000000"/>
            <w:sz w:val="20"/>
            <w:szCs w:val="20"/>
            <w:lang w:val="en-US"/>
          </w:rPr>
          <w:t xml:space="preserve">, Atta) .2. The Ergonomic Optimization of Leaf Cutting.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7(2):157–165.</w:t>
        </w:r>
        <w:bookmarkEnd w:id="63"/>
      </w:hyperlink>
    </w:p>
    <w:p w14:paraId="55DF1CF1"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15. </w:t>
      </w:r>
      <w:r w:rsidRPr="00A20B94">
        <w:rPr>
          <w:rFonts w:ascii="Cambria" w:hAnsi="Cambria" w:cs="Times New Roman"/>
          <w:color w:val="000000"/>
          <w:sz w:val="20"/>
          <w:szCs w:val="20"/>
          <w:lang w:val="en-US"/>
        </w:rPr>
        <w:tab/>
      </w:r>
      <w:hyperlink r:id="rId58" w:history="1">
        <w:r w:rsidRPr="00A20B94">
          <w:rPr>
            <w:rFonts w:ascii="Cambria" w:hAnsi="Cambria" w:cs="Times New Roman"/>
            <w:color w:val="000000"/>
            <w:sz w:val="20"/>
            <w:szCs w:val="20"/>
            <w:lang w:val="en-US"/>
          </w:rPr>
          <w:t xml:space="preserve">Kay A, </w:t>
        </w:r>
        <w:proofErr w:type="spellStart"/>
        <w:r w:rsidRPr="00A20B94">
          <w:rPr>
            <w:rFonts w:ascii="Cambria" w:hAnsi="Cambria" w:cs="Times New Roman"/>
            <w:color w:val="000000"/>
            <w:sz w:val="20"/>
            <w:szCs w:val="20"/>
            <w:lang w:val="en-US"/>
          </w:rPr>
          <w:t>Rissing</w:t>
        </w:r>
        <w:proofErr w:type="spellEnd"/>
        <w:r w:rsidRPr="00A20B94">
          <w:rPr>
            <w:rFonts w:ascii="Cambria" w:hAnsi="Cambria" w:cs="Times New Roman"/>
            <w:color w:val="000000"/>
            <w:sz w:val="20"/>
            <w:szCs w:val="20"/>
            <w:lang w:val="en-US"/>
          </w:rPr>
          <w:t xml:space="preserve"> SW (2005) Division of foraging labor in ants can mediate demands for food and safety.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58(2):165–174.</w:t>
        </w:r>
      </w:hyperlink>
    </w:p>
    <w:p w14:paraId="6B662ABB"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16. </w:t>
      </w:r>
      <w:r w:rsidRPr="00A20B94">
        <w:rPr>
          <w:rFonts w:ascii="Cambria" w:hAnsi="Cambria" w:cs="Times New Roman"/>
          <w:color w:val="000000"/>
          <w:sz w:val="20"/>
          <w:szCs w:val="20"/>
          <w:lang w:val="en-US"/>
        </w:rPr>
        <w:tab/>
      </w:r>
      <w:hyperlink r:id="rId59" w:history="1">
        <w:proofErr w:type="spellStart"/>
        <w:r w:rsidRPr="00A20B94">
          <w:rPr>
            <w:rFonts w:ascii="Cambria" w:hAnsi="Cambria" w:cs="Times New Roman"/>
            <w:color w:val="000000"/>
            <w:sz w:val="20"/>
            <w:szCs w:val="20"/>
            <w:lang w:val="en-US"/>
          </w:rPr>
          <w:t>Mertl</w:t>
        </w:r>
        <w:proofErr w:type="spellEnd"/>
        <w:r w:rsidRPr="00A20B94">
          <w:rPr>
            <w:rFonts w:ascii="Cambria" w:hAnsi="Cambria" w:cs="Times New Roman"/>
            <w:color w:val="000000"/>
            <w:sz w:val="20"/>
            <w:szCs w:val="20"/>
            <w:lang w:val="en-US"/>
          </w:rPr>
          <w:t xml:space="preserve"> AL, </w:t>
        </w:r>
        <w:proofErr w:type="spellStart"/>
        <w:r w:rsidRPr="00A20B94">
          <w:rPr>
            <w:rFonts w:ascii="Cambria" w:hAnsi="Cambria" w:cs="Times New Roman"/>
            <w:color w:val="000000"/>
            <w:sz w:val="20"/>
            <w:szCs w:val="20"/>
            <w:lang w:val="en-US"/>
          </w:rPr>
          <w:t>Traniello</w:t>
        </w:r>
        <w:proofErr w:type="spellEnd"/>
        <w:r w:rsidRPr="00A20B94">
          <w:rPr>
            <w:rFonts w:ascii="Cambria" w:hAnsi="Cambria" w:cs="Times New Roman"/>
            <w:color w:val="000000"/>
            <w:sz w:val="20"/>
            <w:szCs w:val="20"/>
            <w:lang w:val="en-US"/>
          </w:rPr>
          <w:t xml:space="preserve"> JFA (2009) Behavioral evolution in the major worker </w:t>
        </w:r>
        <w:proofErr w:type="spellStart"/>
        <w:r w:rsidRPr="00A20B94">
          <w:rPr>
            <w:rFonts w:ascii="Cambria" w:hAnsi="Cambria" w:cs="Times New Roman"/>
            <w:color w:val="000000"/>
            <w:sz w:val="20"/>
            <w:szCs w:val="20"/>
            <w:lang w:val="en-US"/>
          </w:rPr>
          <w:t>subcaste</w:t>
        </w:r>
        <w:proofErr w:type="spellEnd"/>
        <w:r w:rsidRPr="00A20B94">
          <w:rPr>
            <w:rFonts w:ascii="Cambria" w:hAnsi="Cambria" w:cs="Times New Roman"/>
            <w:color w:val="000000"/>
            <w:sz w:val="20"/>
            <w:szCs w:val="20"/>
            <w:lang w:val="en-US"/>
          </w:rPr>
          <w:t xml:space="preserve"> of twig-nesting </w:t>
        </w:r>
        <w:proofErr w:type="spellStart"/>
        <w:r w:rsidRPr="00A20B94">
          <w:rPr>
            <w:rFonts w:ascii="Cambria" w:hAnsi="Cambria" w:cs="Times New Roman"/>
            <w:color w:val="000000"/>
            <w:sz w:val="20"/>
            <w:szCs w:val="20"/>
            <w:lang w:val="en-US"/>
          </w:rPr>
          <w:t>Pheidole</w:t>
        </w:r>
        <w:proofErr w:type="spellEnd"/>
        <w:r w:rsidRPr="00A20B94">
          <w:rPr>
            <w:rFonts w:ascii="Cambria" w:hAnsi="Cambria" w:cs="Times New Roman"/>
            <w:color w:val="000000"/>
            <w:sz w:val="20"/>
            <w:szCs w:val="20"/>
            <w:lang w:val="en-US"/>
          </w:rPr>
          <w:t xml:space="preserve"> (Hymenoptera: </w:t>
        </w:r>
        <w:proofErr w:type="spellStart"/>
        <w:r w:rsidRPr="00A20B94">
          <w:rPr>
            <w:rFonts w:ascii="Cambria" w:hAnsi="Cambria" w:cs="Times New Roman"/>
            <w:color w:val="000000"/>
            <w:sz w:val="20"/>
            <w:szCs w:val="20"/>
            <w:lang w:val="en-US"/>
          </w:rPr>
          <w:t>Formicidae</w:t>
        </w:r>
        <w:proofErr w:type="spellEnd"/>
        <w:r w:rsidRPr="00A20B94">
          <w:rPr>
            <w:rFonts w:ascii="Cambria" w:hAnsi="Cambria" w:cs="Times New Roman"/>
            <w:color w:val="000000"/>
            <w:sz w:val="20"/>
            <w:szCs w:val="20"/>
            <w:lang w:val="en-US"/>
          </w:rPr>
          <w:t xml:space="preserve">): does morphological specialization influence task plasticity?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63(10):1411–1426.</w:t>
        </w:r>
      </w:hyperlink>
    </w:p>
    <w:p w14:paraId="49823853"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17. </w:t>
      </w:r>
      <w:r w:rsidRPr="00A20B94">
        <w:rPr>
          <w:rFonts w:ascii="Cambria" w:hAnsi="Cambria" w:cs="Times New Roman"/>
          <w:color w:val="000000"/>
          <w:sz w:val="20"/>
          <w:szCs w:val="20"/>
          <w:lang w:val="en-US"/>
        </w:rPr>
        <w:tab/>
      </w:r>
      <w:hyperlink r:id="rId60" w:history="1">
        <w:proofErr w:type="spellStart"/>
        <w:r w:rsidRPr="00A20B94">
          <w:rPr>
            <w:rFonts w:ascii="Cambria" w:hAnsi="Cambria" w:cs="Times New Roman"/>
            <w:color w:val="000000"/>
            <w:sz w:val="20"/>
            <w:szCs w:val="20"/>
            <w:lang w:val="en-US"/>
          </w:rPr>
          <w:t>Weidenmuller</w:t>
        </w:r>
        <w:proofErr w:type="spellEnd"/>
        <w:r w:rsidRPr="00A20B94">
          <w:rPr>
            <w:rFonts w:ascii="Cambria" w:hAnsi="Cambria" w:cs="Times New Roman"/>
            <w:color w:val="000000"/>
            <w:sz w:val="20"/>
            <w:szCs w:val="20"/>
            <w:lang w:val="en-US"/>
          </w:rPr>
          <w:t xml:space="preserve"> A (2004) The control of nest climate in bumblebee (</w:t>
        </w:r>
        <w:proofErr w:type="spellStart"/>
        <w:r w:rsidRPr="00A20B94">
          <w:rPr>
            <w:rFonts w:ascii="Cambria" w:hAnsi="Cambria" w:cs="Times New Roman"/>
            <w:color w:val="000000"/>
            <w:sz w:val="20"/>
            <w:szCs w:val="20"/>
            <w:lang w:val="en-US"/>
          </w:rPr>
          <w:t>Bombus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terrestris</w:t>
        </w:r>
        <w:proofErr w:type="spellEnd"/>
        <w:r w:rsidRPr="00A20B94">
          <w:rPr>
            <w:rFonts w:ascii="Cambria" w:hAnsi="Cambria" w:cs="Times New Roman"/>
            <w:color w:val="000000"/>
            <w:sz w:val="20"/>
            <w:szCs w:val="20"/>
            <w:lang w:val="en-US"/>
          </w:rPr>
          <w:t xml:space="preserve">) colonies: </w:t>
        </w:r>
        <w:proofErr w:type="spellStart"/>
        <w:r w:rsidRPr="00A20B94">
          <w:rPr>
            <w:rFonts w:ascii="Cambria" w:hAnsi="Cambria" w:cs="Times New Roman"/>
            <w:color w:val="000000"/>
            <w:sz w:val="20"/>
            <w:szCs w:val="20"/>
            <w:lang w:val="en-US"/>
          </w:rPr>
          <w:t>interindividual</w:t>
        </w:r>
        <w:proofErr w:type="spellEnd"/>
        <w:r w:rsidRPr="00A20B94">
          <w:rPr>
            <w:rFonts w:ascii="Cambria" w:hAnsi="Cambria" w:cs="Times New Roman"/>
            <w:color w:val="000000"/>
            <w:sz w:val="20"/>
            <w:szCs w:val="20"/>
            <w:lang w:val="en-US"/>
          </w:rPr>
          <w:t xml:space="preserve"> variability and </w:t>
        </w:r>
        <w:proofErr w:type="spellStart"/>
        <w:r w:rsidRPr="00A20B94">
          <w:rPr>
            <w:rFonts w:ascii="Cambria" w:hAnsi="Cambria" w:cs="Times New Roman"/>
            <w:color w:val="000000"/>
            <w:sz w:val="20"/>
            <w:szCs w:val="20"/>
            <w:lang w:val="en-US"/>
          </w:rPr>
          <w:t>self reinforcement</w:t>
        </w:r>
        <w:proofErr w:type="spellEnd"/>
        <w:r w:rsidRPr="00A20B94">
          <w:rPr>
            <w:rFonts w:ascii="Cambria" w:hAnsi="Cambria" w:cs="Times New Roman"/>
            <w:color w:val="000000"/>
            <w:sz w:val="20"/>
            <w:szCs w:val="20"/>
            <w:lang w:val="en-US"/>
          </w:rPr>
          <w:t xml:space="preserve"> in fanning response.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color w:val="000000"/>
            <w:sz w:val="20"/>
            <w:szCs w:val="20"/>
            <w:lang w:val="en-US"/>
          </w:rPr>
          <w:t xml:space="preserve"> 15(1):120–128.</w:t>
        </w:r>
      </w:hyperlink>
    </w:p>
    <w:p w14:paraId="23B7B3AD"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18. </w:t>
      </w:r>
      <w:r w:rsidRPr="00A20B94">
        <w:rPr>
          <w:rFonts w:ascii="Cambria" w:hAnsi="Cambria" w:cs="Times New Roman"/>
          <w:color w:val="000000"/>
          <w:sz w:val="20"/>
          <w:szCs w:val="20"/>
          <w:lang w:val="en-US"/>
        </w:rPr>
        <w:tab/>
      </w:r>
      <w:hyperlink r:id="rId61" w:history="1">
        <w:proofErr w:type="spellStart"/>
        <w:r w:rsidRPr="00A20B94">
          <w:rPr>
            <w:rFonts w:ascii="Cambria" w:hAnsi="Cambria" w:cs="Times New Roman"/>
            <w:color w:val="000000"/>
            <w:sz w:val="20"/>
            <w:szCs w:val="20"/>
            <w:lang w:val="en-US"/>
          </w:rPr>
          <w:t>Teseo</w:t>
        </w:r>
        <w:proofErr w:type="spellEnd"/>
        <w:r w:rsidRPr="00A20B94">
          <w:rPr>
            <w:rFonts w:ascii="Cambria" w:hAnsi="Cambria" w:cs="Times New Roman"/>
            <w:color w:val="000000"/>
            <w:sz w:val="20"/>
            <w:szCs w:val="20"/>
            <w:lang w:val="en-US"/>
          </w:rPr>
          <w:t xml:space="preserve"> S, </w:t>
        </w:r>
        <w:proofErr w:type="spellStart"/>
        <w:r w:rsidRPr="00A20B94">
          <w:rPr>
            <w:rFonts w:ascii="Cambria" w:hAnsi="Cambria" w:cs="Times New Roman"/>
            <w:color w:val="000000"/>
            <w:sz w:val="20"/>
            <w:szCs w:val="20"/>
            <w:lang w:val="en-US"/>
          </w:rPr>
          <w:t>Chaline</w:t>
        </w:r>
        <w:proofErr w:type="spellEnd"/>
        <w:r w:rsidRPr="00A20B94">
          <w:rPr>
            <w:rFonts w:ascii="Cambria" w:hAnsi="Cambria" w:cs="Times New Roman"/>
            <w:color w:val="000000"/>
            <w:sz w:val="20"/>
            <w:szCs w:val="20"/>
            <w:lang w:val="en-US"/>
          </w:rPr>
          <w:t xml:space="preserve"> N, </w:t>
        </w:r>
        <w:proofErr w:type="spellStart"/>
        <w:r w:rsidRPr="00A20B94">
          <w:rPr>
            <w:rFonts w:ascii="Cambria" w:hAnsi="Cambria" w:cs="Times New Roman"/>
            <w:color w:val="000000"/>
            <w:sz w:val="20"/>
            <w:szCs w:val="20"/>
            <w:lang w:val="en-US"/>
          </w:rPr>
          <w:t>Jaisson</w:t>
        </w:r>
        <w:proofErr w:type="spellEnd"/>
        <w:r w:rsidRPr="00A20B94">
          <w:rPr>
            <w:rFonts w:ascii="Cambria" w:hAnsi="Cambria" w:cs="Times New Roman"/>
            <w:color w:val="000000"/>
            <w:sz w:val="20"/>
            <w:szCs w:val="20"/>
            <w:lang w:val="en-US"/>
          </w:rPr>
          <w:t xml:space="preserve"> P, Kronauer DJC (2014) Epistasis between adults and larvae underlies caste fate and fitness in a clonal ant. </w:t>
        </w:r>
        <w:r w:rsidRPr="00A20B94">
          <w:rPr>
            <w:rFonts w:ascii="Cambria" w:hAnsi="Cambria" w:cs="Times New Roman"/>
            <w:i/>
            <w:iCs/>
            <w:color w:val="000000"/>
            <w:sz w:val="20"/>
            <w:szCs w:val="20"/>
            <w:lang w:val="en-US"/>
          </w:rPr>
          <w:t xml:space="preserve">Nat </w:t>
        </w:r>
        <w:proofErr w:type="spellStart"/>
        <w:r w:rsidRPr="00A20B94">
          <w:rPr>
            <w:rFonts w:ascii="Cambria" w:hAnsi="Cambria" w:cs="Times New Roman"/>
            <w:i/>
            <w:iCs/>
            <w:color w:val="000000"/>
            <w:sz w:val="20"/>
            <w:szCs w:val="20"/>
            <w:lang w:val="en-US"/>
          </w:rPr>
          <w:t>Commun</w:t>
        </w:r>
        <w:proofErr w:type="spellEnd"/>
        <w:r w:rsidRPr="00A20B94">
          <w:rPr>
            <w:rFonts w:ascii="Cambria" w:hAnsi="Cambria" w:cs="Times New Roman"/>
            <w:color w:val="000000"/>
            <w:sz w:val="20"/>
            <w:szCs w:val="20"/>
            <w:lang w:val="en-US"/>
          </w:rPr>
          <w:t xml:space="preserve"> 5. Available at: </w:t>
        </w:r>
      </w:hyperlink>
      <w:hyperlink r:id="rId62" w:history="1">
        <w:r w:rsidRPr="00A20B94">
          <w:rPr>
            <w:rFonts w:ascii="Cambria" w:hAnsi="Cambria" w:cs="Times New Roman"/>
            <w:color w:val="000000"/>
            <w:sz w:val="20"/>
            <w:szCs w:val="20"/>
            <w:lang w:val="en-US"/>
          </w:rPr>
          <w:t>https://www.ncbi.nlm.nih.gov/pmc/articles/3363</w:t>
        </w:r>
      </w:hyperlink>
      <w:hyperlink r:id="rId63" w:history="1">
        <w:r w:rsidRPr="00A20B94">
          <w:rPr>
            <w:rFonts w:ascii="Cambria" w:hAnsi="Cambria" w:cs="Times New Roman"/>
            <w:color w:val="000000"/>
            <w:sz w:val="20"/>
            <w:szCs w:val="20"/>
            <w:lang w:val="en-US"/>
          </w:rPr>
          <w:t>.</w:t>
        </w:r>
      </w:hyperlink>
    </w:p>
    <w:p w14:paraId="5974C06C"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19. </w:t>
      </w:r>
      <w:r w:rsidRPr="00A20B94">
        <w:rPr>
          <w:rFonts w:ascii="Cambria" w:hAnsi="Cambria" w:cs="Times New Roman"/>
          <w:color w:val="000000"/>
          <w:sz w:val="20"/>
          <w:szCs w:val="20"/>
          <w:lang w:val="en-US"/>
        </w:rPr>
        <w:tab/>
      </w:r>
      <w:hyperlink r:id="rId64" w:history="1">
        <w:proofErr w:type="spellStart"/>
        <w:r w:rsidRPr="00A20B94">
          <w:rPr>
            <w:rFonts w:ascii="Cambria" w:hAnsi="Cambria" w:cs="Times New Roman"/>
            <w:color w:val="000000"/>
            <w:sz w:val="20"/>
            <w:szCs w:val="20"/>
            <w:lang w:val="en-US"/>
          </w:rPr>
          <w:t>Ravary</w:t>
        </w:r>
        <w:proofErr w:type="spellEnd"/>
        <w:r w:rsidRPr="00A20B94">
          <w:rPr>
            <w:rFonts w:ascii="Cambria" w:hAnsi="Cambria" w:cs="Times New Roman"/>
            <w:color w:val="000000"/>
            <w:sz w:val="20"/>
            <w:szCs w:val="20"/>
            <w:lang w:val="en-US"/>
          </w:rPr>
          <w:t xml:space="preserve"> F, </w:t>
        </w:r>
        <w:proofErr w:type="spellStart"/>
        <w:r w:rsidRPr="00A20B94">
          <w:rPr>
            <w:rFonts w:ascii="Cambria" w:hAnsi="Cambria" w:cs="Times New Roman"/>
            <w:color w:val="000000"/>
            <w:sz w:val="20"/>
            <w:szCs w:val="20"/>
            <w:lang w:val="en-US"/>
          </w:rPr>
          <w:t>Jaisson</w:t>
        </w:r>
        <w:proofErr w:type="spellEnd"/>
        <w:r w:rsidRPr="00A20B94">
          <w:rPr>
            <w:rFonts w:ascii="Cambria" w:hAnsi="Cambria" w:cs="Times New Roman"/>
            <w:color w:val="000000"/>
            <w:sz w:val="20"/>
            <w:szCs w:val="20"/>
            <w:lang w:val="en-US"/>
          </w:rPr>
          <w:t xml:space="preserve"> P (2004) Absence of individual sterility in </w:t>
        </w:r>
        <w:proofErr w:type="spellStart"/>
        <w:r w:rsidRPr="00A20B94">
          <w:rPr>
            <w:rFonts w:ascii="Cambria" w:hAnsi="Cambria" w:cs="Times New Roman"/>
            <w:color w:val="000000"/>
            <w:sz w:val="20"/>
            <w:szCs w:val="20"/>
            <w:lang w:val="en-US"/>
          </w:rPr>
          <w:t>thelytokous</w:t>
        </w:r>
        <w:proofErr w:type="spellEnd"/>
        <w:r w:rsidRPr="00A20B94">
          <w:rPr>
            <w:rFonts w:ascii="Cambria" w:hAnsi="Cambria" w:cs="Times New Roman"/>
            <w:color w:val="000000"/>
            <w:sz w:val="20"/>
            <w:szCs w:val="20"/>
            <w:lang w:val="en-US"/>
          </w:rPr>
          <w:t xml:space="preserve"> colonies of the ant </w:t>
        </w:r>
        <w:proofErr w:type="spellStart"/>
        <w:r w:rsidRPr="00A20B94">
          <w:rPr>
            <w:rFonts w:ascii="Cambria" w:hAnsi="Cambria" w:cs="Times New Roman"/>
            <w:color w:val="000000"/>
            <w:sz w:val="20"/>
            <w:szCs w:val="20"/>
            <w:lang w:val="en-US"/>
          </w:rPr>
          <w:t>Cerapachys</w:t>
        </w:r>
        <w:proofErr w:type="spellEnd"/>
        <w:r w:rsidRPr="00A20B94">
          <w:rPr>
            <w:rFonts w:ascii="Cambria" w:hAnsi="Cambria" w:cs="Times New Roman"/>
            <w:color w:val="000000"/>
            <w:sz w:val="20"/>
            <w:szCs w:val="20"/>
            <w:lang w:val="en-US"/>
          </w:rPr>
          <w:t xml:space="preserve"> biroi </w:t>
        </w:r>
        <w:proofErr w:type="spellStart"/>
        <w:r w:rsidRPr="00A20B94">
          <w:rPr>
            <w:rFonts w:ascii="Cambria" w:hAnsi="Cambria" w:cs="Times New Roman"/>
            <w:color w:val="000000"/>
            <w:sz w:val="20"/>
            <w:szCs w:val="20"/>
            <w:lang w:val="en-US"/>
          </w:rPr>
          <w:t>Forel</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Formicidae</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Cerapachyinae</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i/>
            <w:iCs/>
            <w:color w:val="000000"/>
            <w:sz w:val="20"/>
            <w:szCs w:val="20"/>
            <w:lang w:val="en-US"/>
          </w:rPr>
          <w:t>Insectes</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w:t>
        </w:r>
        <w:proofErr w:type="spellEnd"/>
        <w:r w:rsidRPr="00A20B94">
          <w:rPr>
            <w:rFonts w:ascii="Cambria" w:hAnsi="Cambria" w:cs="Times New Roman"/>
            <w:color w:val="000000"/>
            <w:sz w:val="20"/>
            <w:szCs w:val="20"/>
            <w:lang w:val="en-US"/>
          </w:rPr>
          <w:t xml:space="preserve"> 51(1):67–73.</w:t>
        </w:r>
      </w:hyperlink>
    </w:p>
    <w:p w14:paraId="6F06E17F"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lastRenderedPageBreak/>
        <w:t xml:space="preserve">20. </w:t>
      </w:r>
      <w:r w:rsidRPr="00A20B94">
        <w:rPr>
          <w:rFonts w:ascii="Cambria" w:hAnsi="Cambria" w:cs="Times New Roman"/>
          <w:color w:val="000000"/>
          <w:sz w:val="20"/>
          <w:szCs w:val="20"/>
          <w:lang w:val="en-US"/>
        </w:rPr>
        <w:tab/>
      </w:r>
      <w:hyperlink r:id="rId65" w:history="1">
        <w:r w:rsidRPr="00A20B94">
          <w:rPr>
            <w:rFonts w:ascii="Cambria" w:hAnsi="Cambria" w:cs="Times New Roman"/>
            <w:color w:val="000000"/>
            <w:sz w:val="20"/>
            <w:szCs w:val="20"/>
            <w:lang w:val="en-US"/>
          </w:rPr>
          <w:t xml:space="preserve">Ulrich Y, Saragosti J, Tokita CK, </w:t>
        </w:r>
        <w:proofErr w:type="spellStart"/>
        <w:r w:rsidRPr="00A20B94">
          <w:rPr>
            <w:rFonts w:ascii="Cambria" w:hAnsi="Cambria" w:cs="Times New Roman"/>
            <w:color w:val="000000"/>
            <w:sz w:val="20"/>
            <w:szCs w:val="20"/>
            <w:lang w:val="en-US"/>
          </w:rPr>
          <w:t>Tarnita</w:t>
        </w:r>
        <w:proofErr w:type="spellEnd"/>
        <w:r w:rsidRPr="00A20B94">
          <w:rPr>
            <w:rFonts w:ascii="Cambria" w:hAnsi="Cambria" w:cs="Times New Roman"/>
            <w:color w:val="000000"/>
            <w:sz w:val="20"/>
            <w:szCs w:val="20"/>
            <w:lang w:val="en-US"/>
          </w:rPr>
          <w:t xml:space="preserve"> CE, Kronauer DJC (2018) Fitness benefits and emergent division of </w:t>
        </w:r>
        <w:proofErr w:type="spellStart"/>
        <w:r w:rsidRPr="00A20B94">
          <w:rPr>
            <w:rFonts w:ascii="Cambria" w:hAnsi="Cambria" w:cs="Times New Roman"/>
            <w:color w:val="000000"/>
            <w:sz w:val="20"/>
            <w:szCs w:val="20"/>
            <w:lang w:val="en-US"/>
          </w:rPr>
          <w:t>labour</w:t>
        </w:r>
        <w:proofErr w:type="spellEnd"/>
        <w:r w:rsidRPr="00A20B94">
          <w:rPr>
            <w:rFonts w:ascii="Cambria" w:hAnsi="Cambria" w:cs="Times New Roman"/>
            <w:color w:val="000000"/>
            <w:sz w:val="20"/>
            <w:szCs w:val="20"/>
            <w:lang w:val="en-US"/>
          </w:rPr>
          <w:t xml:space="preserve"> at the onset of group living. </w:t>
        </w:r>
        <w:r w:rsidRPr="00A20B94">
          <w:rPr>
            <w:rFonts w:ascii="Cambria" w:hAnsi="Cambria" w:cs="Times New Roman"/>
            <w:i/>
            <w:iCs/>
            <w:color w:val="000000"/>
            <w:sz w:val="20"/>
            <w:szCs w:val="20"/>
            <w:lang w:val="en-US"/>
          </w:rPr>
          <w:t>Nature</w:t>
        </w:r>
        <w:r w:rsidRPr="00A20B94">
          <w:rPr>
            <w:rFonts w:ascii="Cambria" w:hAnsi="Cambria" w:cs="Times New Roman"/>
            <w:color w:val="000000"/>
            <w:sz w:val="20"/>
            <w:szCs w:val="20"/>
            <w:lang w:val="en-US"/>
          </w:rPr>
          <w:t xml:space="preserve"> 560(7720):635–638.</w:t>
        </w:r>
      </w:hyperlink>
    </w:p>
    <w:p w14:paraId="7605C569"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21. </w:t>
      </w:r>
      <w:r w:rsidRPr="00A20B94">
        <w:rPr>
          <w:rFonts w:ascii="Cambria" w:hAnsi="Cambria" w:cs="Times New Roman"/>
          <w:color w:val="000000"/>
          <w:sz w:val="20"/>
          <w:szCs w:val="20"/>
          <w:lang w:val="en-US"/>
        </w:rPr>
        <w:tab/>
      </w:r>
      <w:hyperlink r:id="rId66" w:history="1">
        <w:r w:rsidRPr="00A20B94">
          <w:rPr>
            <w:rFonts w:ascii="Cambria" w:hAnsi="Cambria" w:cs="Times New Roman"/>
            <w:color w:val="000000"/>
            <w:sz w:val="20"/>
            <w:szCs w:val="20"/>
            <w:lang w:val="en-US"/>
          </w:rPr>
          <w:t xml:space="preserve">Jeanne RL (2016) Division of labor is not a process or a misleading concept.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70(7):1109–1112.</w:t>
        </w:r>
      </w:hyperlink>
    </w:p>
    <w:p w14:paraId="56734C26"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22. </w:t>
      </w:r>
      <w:r w:rsidRPr="00A20B94">
        <w:rPr>
          <w:rFonts w:ascii="Cambria" w:hAnsi="Cambria" w:cs="Times New Roman"/>
          <w:color w:val="000000"/>
          <w:sz w:val="20"/>
          <w:szCs w:val="20"/>
          <w:lang w:val="en-US"/>
        </w:rPr>
        <w:tab/>
      </w:r>
      <w:hyperlink r:id="rId67" w:history="1">
        <w:proofErr w:type="spellStart"/>
        <w:r w:rsidRPr="00A20B94">
          <w:rPr>
            <w:rFonts w:ascii="Cambria" w:hAnsi="Cambria" w:cs="Times New Roman"/>
            <w:color w:val="000000"/>
            <w:sz w:val="20"/>
            <w:szCs w:val="20"/>
            <w:lang w:val="en-US"/>
          </w:rPr>
          <w:t>Bonabeau</w:t>
        </w:r>
        <w:proofErr w:type="spellEnd"/>
        <w:r w:rsidRPr="00A20B94">
          <w:rPr>
            <w:rFonts w:ascii="Cambria" w:hAnsi="Cambria" w:cs="Times New Roman"/>
            <w:color w:val="000000"/>
            <w:sz w:val="20"/>
            <w:szCs w:val="20"/>
            <w:lang w:val="en-US"/>
          </w:rPr>
          <w:t xml:space="preserve"> E, </w:t>
        </w:r>
        <w:proofErr w:type="spellStart"/>
        <w:r w:rsidRPr="00A20B94">
          <w:rPr>
            <w:rFonts w:ascii="Cambria" w:hAnsi="Cambria" w:cs="Times New Roman"/>
            <w:color w:val="000000"/>
            <w:sz w:val="20"/>
            <w:szCs w:val="20"/>
            <w:lang w:val="en-US"/>
          </w:rPr>
          <w:t>Theraulaz</w:t>
        </w:r>
        <w:proofErr w:type="spellEnd"/>
        <w:r w:rsidRPr="00A20B94">
          <w:rPr>
            <w:rFonts w:ascii="Cambria" w:hAnsi="Cambria" w:cs="Times New Roman"/>
            <w:color w:val="000000"/>
            <w:sz w:val="20"/>
            <w:szCs w:val="20"/>
            <w:lang w:val="en-US"/>
          </w:rPr>
          <w:t xml:space="preserve"> G, </w:t>
        </w:r>
        <w:proofErr w:type="spellStart"/>
        <w:r w:rsidRPr="00A20B94">
          <w:rPr>
            <w:rFonts w:ascii="Cambria" w:hAnsi="Cambria" w:cs="Times New Roman"/>
            <w:color w:val="000000"/>
            <w:sz w:val="20"/>
            <w:szCs w:val="20"/>
            <w:lang w:val="en-US"/>
          </w:rPr>
          <w:t>Deneubourg</w:t>
        </w:r>
        <w:proofErr w:type="spellEnd"/>
        <w:r w:rsidRPr="00A20B94">
          <w:rPr>
            <w:rFonts w:ascii="Cambria" w:hAnsi="Cambria" w:cs="Times New Roman"/>
            <w:color w:val="000000"/>
            <w:sz w:val="20"/>
            <w:szCs w:val="20"/>
            <w:lang w:val="en-US"/>
          </w:rPr>
          <w:t xml:space="preserve"> J-L (1996) Quantitative study of the fixed threshold model for the regulation of division of </w:t>
        </w:r>
        <w:proofErr w:type="spellStart"/>
        <w:r w:rsidRPr="00A20B94">
          <w:rPr>
            <w:rFonts w:ascii="Cambria" w:hAnsi="Cambria" w:cs="Times New Roman"/>
            <w:color w:val="000000"/>
            <w:sz w:val="20"/>
            <w:szCs w:val="20"/>
            <w:lang w:val="en-US"/>
          </w:rPr>
          <w:t>labour</w:t>
        </w:r>
        <w:proofErr w:type="spellEnd"/>
        <w:r w:rsidRPr="00A20B94">
          <w:rPr>
            <w:rFonts w:ascii="Cambria" w:hAnsi="Cambria" w:cs="Times New Roman"/>
            <w:color w:val="000000"/>
            <w:sz w:val="20"/>
            <w:szCs w:val="20"/>
            <w:lang w:val="en-US"/>
          </w:rPr>
          <w:t xml:space="preserve"> in insect societies. </w:t>
        </w:r>
        <w:r w:rsidRPr="00A20B94">
          <w:rPr>
            <w:rFonts w:ascii="Cambria" w:hAnsi="Cambria" w:cs="Times New Roman"/>
            <w:i/>
            <w:iCs/>
            <w:color w:val="000000"/>
            <w:sz w:val="20"/>
            <w:szCs w:val="20"/>
            <w:lang w:val="en-US"/>
          </w:rPr>
          <w:t>Proceedings of the Royal Society of London Series B: Biological Sciences</w:t>
        </w:r>
        <w:r w:rsidRPr="00A20B94">
          <w:rPr>
            <w:rFonts w:ascii="Cambria" w:hAnsi="Cambria" w:cs="Times New Roman"/>
            <w:color w:val="000000"/>
            <w:sz w:val="20"/>
            <w:szCs w:val="20"/>
            <w:lang w:val="en-US"/>
          </w:rPr>
          <w:t xml:space="preserve"> 263(1376):1565–1569.</w:t>
        </w:r>
      </w:hyperlink>
    </w:p>
    <w:p w14:paraId="203D2326"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23. </w:t>
      </w:r>
      <w:r w:rsidRPr="00A20B94">
        <w:rPr>
          <w:rFonts w:ascii="Cambria" w:hAnsi="Cambria" w:cs="Times New Roman"/>
          <w:color w:val="000000"/>
          <w:sz w:val="20"/>
          <w:szCs w:val="20"/>
          <w:lang w:val="en-US"/>
        </w:rPr>
        <w:tab/>
      </w:r>
      <w:hyperlink r:id="rId68" w:history="1">
        <w:r w:rsidRPr="00A20B94">
          <w:rPr>
            <w:rFonts w:ascii="Cambria" w:hAnsi="Cambria" w:cs="Times New Roman"/>
            <w:color w:val="000000"/>
            <w:sz w:val="20"/>
            <w:szCs w:val="20"/>
            <w:lang w:val="en-US"/>
          </w:rPr>
          <w:t xml:space="preserve">Wright CM, Holbrook CT, Pruitt JN (2014) Animal personality aligns task specialization and task proficiency in a spider society. </w:t>
        </w:r>
        <w:r w:rsidRPr="00A20B94">
          <w:rPr>
            <w:rFonts w:ascii="Cambria" w:hAnsi="Cambria" w:cs="Times New Roman"/>
            <w:i/>
            <w:iCs/>
            <w:color w:val="000000"/>
            <w:sz w:val="20"/>
            <w:szCs w:val="20"/>
            <w:lang w:val="en-US"/>
          </w:rPr>
          <w:t xml:space="preserve">Proc Natl </w:t>
        </w:r>
        <w:proofErr w:type="spellStart"/>
        <w:r w:rsidRPr="00A20B94">
          <w:rPr>
            <w:rFonts w:ascii="Cambria" w:hAnsi="Cambria" w:cs="Times New Roman"/>
            <w:i/>
            <w:iCs/>
            <w:color w:val="000000"/>
            <w:sz w:val="20"/>
            <w:szCs w:val="20"/>
            <w:lang w:val="en-US"/>
          </w:rPr>
          <w:t>Acad</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Sci</w:t>
        </w:r>
        <w:proofErr w:type="spellEnd"/>
        <w:r w:rsidRPr="00A20B94">
          <w:rPr>
            <w:rFonts w:ascii="Cambria" w:hAnsi="Cambria" w:cs="Times New Roman"/>
            <w:i/>
            <w:iCs/>
            <w:color w:val="000000"/>
            <w:sz w:val="20"/>
            <w:szCs w:val="20"/>
            <w:lang w:val="en-US"/>
          </w:rPr>
          <w:t xml:space="preserve"> U S A</w:t>
        </w:r>
        <w:r w:rsidRPr="00A20B94">
          <w:rPr>
            <w:rFonts w:ascii="Cambria" w:hAnsi="Cambria" w:cs="Times New Roman"/>
            <w:color w:val="000000"/>
            <w:sz w:val="20"/>
            <w:szCs w:val="20"/>
            <w:lang w:val="en-US"/>
          </w:rPr>
          <w:t xml:space="preserve"> 111(26):9533–9537.</w:t>
        </w:r>
      </w:hyperlink>
    </w:p>
    <w:p w14:paraId="647A3E5F"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24. </w:t>
      </w:r>
      <w:r w:rsidRPr="00A20B94">
        <w:rPr>
          <w:rFonts w:ascii="Cambria" w:hAnsi="Cambria" w:cs="Times New Roman"/>
          <w:color w:val="000000"/>
          <w:sz w:val="20"/>
          <w:szCs w:val="20"/>
          <w:lang w:val="en-US"/>
        </w:rPr>
        <w:tab/>
      </w:r>
      <w:hyperlink r:id="rId69" w:history="1">
        <w:r w:rsidRPr="00A20B94">
          <w:rPr>
            <w:rFonts w:ascii="Cambria" w:hAnsi="Cambria" w:cs="Times New Roman"/>
            <w:color w:val="000000"/>
            <w:sz w:val="20"/>
            <w:szCs w:val="20"/>
            <w:lang w:val="en-US"/>
          </w:rPr>
          <w:t xml:space="preserve">Ulrich Y, Burns D, </w:t>
        </w:r>
        <w:proofErr w:type="spellStart"/>
        <w:r w:rsidRPr="00A20B94">
          <w:rPr>
            <w:rFonts w:ascii="Cambria" w:hAnsi="Cambria" w:cs="Times New Roman"/>
            <w:color w:val="000000"/>
            <w:sz w:val="20"/>
            <w:szCs w:val="20"/>
            <w:lang w:val="en-US"/>
          </w:rPr>
          <w:t>Libbrecht</w:t>
        </w:r>
        <w:proofErr w:type="spellEnd"/>
        <w:r w:rsidRPr="00A20B94">
          <w:rPr>
            <w:rFonts w:ascii="Cambria" w:hAnsi="Cambria" w:cs="Times New Roman"/>
            <w:color w:val="000000"/>
            <w:sz w:val="20"/>
            <w:szCs w:val="20"/>
            <w:lang w:val="en-US"/>
          </w:rPr>
          <w:t xml:space="preserve"> R, Kronauer DJC (2016) Ant larvae regulate worker foraging behavior and ovarian activity in a dose-dependent manner.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70(7):1011–1018.</w:t>
        </w:r>
      </w:hyperlink>
    </w:p>
    <w:p w14:paraId="40B7ACFC"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25. </w:t>
      </w:r>
      <w:r w:rsidRPr="00A20B94">
        <w:rPr>
          <w:rFonts w:ascii="Cambria" w:hAnsi="Cambria" w:cs="Times New Roman"/>
          <w:color w:val="000000"/>
          <w:sz w:val="20"/>
          <w:szCs w:val="20"/>
          <w:lang w:val="en-US"/>
        </w:rPr>
        <w:tab/>
      </w:r>
      <w:hyperlink r:id="rId70" w:history="1">
        <w:proofErr w:type="spellStart"/>
        <w:r w:rsidRPr="00A20B94">
          <w:rPr>
            <w:rFonts w:ascii="Cambria" w:hAnsi="Cambria" w:cs="Times New Roman"/>
            <w:color w:val="000000"/>
            <w:sz w:val="20"/>
            <w:szCs w:val="20"/>
            <w:lang w:val="en-US"/>
          </w:rPr>
          <w:t>Biedermann</w:t>
        </w:r>
        <w:proofErr w:type="spellEnd"/>
        <w:r w:rsidRPr="00A20B94">
          <w:rPr>
            <w:rFonts w:ascii="Cambria" w:hAnsi="Cambria" w:cs="Times New Roman"/>
            <w:color w:val="000000"/>
            <w:sz w:val="20"/>
            <w:szCs w:val="20"/>
            <w:lang w:val="en-US"/>
          </w:rPr>
          <w:t xml:space="preserve"> PHW, </w:t>
        </w:r>
        <w:proofErr w:type="spellStart"/>
        <w:r w:rsidRPr="00A20B94">
          <w:rPr>
            <w:rFonts w:ascii="Cambria" w:hAnsi="Cambria" w:cs="Times New Roman"/>
            <w:color w:val="000000"/>
            <w:sz w:val="20"/>
            <w:szCs w:val="20"/>
            <w:lang w:val="en-US"/>
          </w:rPr>
          <w:t>Taborsky</w:t>
        </w:r>
        <w:proofErr w:type="spellEnd"/>
        <w:r w:rsidRPr="00A20B94">
          <w:rPr>
            <w:rFonts w:ascii="Cambria" w:hAnsi="Cambria" w:cs="Times New Roman"/>
            <w:color w:val="000000"/>
            <w:sz w:val="20"/>
            <w:szCs w:val="20"/>
            <w:lang w:val="en-US"/>
          </w:rPr>
          <w:t xml:space="preserve"> M (2011) Larval helpers and age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in ambrosia beetles. </w:t>
        </w:r>
        <w:r w:rsidRPr="00A20B94">
          <w:rPr>
            <w:rFonts w:ascii="Cambria" w:hAnsi="Cambria" w:cs="Times New Roman"/>
            <w:i/>
            <w:iCs/>
            <w:color w:val="000000"/>
            <w:sz w:val="20"/>
            <w:szCs w:val="20"/>
            <w:lang w:val="en-US"/>
          </w:rPr>
          <w:t xml:space="preserve">Proc Natl </w:t>
        </w:r>
        <w:proofErr w:type="spellStart"/>
        <w:r w:rsidRPr="00A20B94">
          <w:rPr>
            <w:rFonts w:ascii="Cambria" w:hAnsi="Cambria" w:cs="Times New Roman"/>
            <w:i/>
            <w:iCs/>
            <w:color w:val="000000"/>
            <w:sz w:val="20"/>
            <w:szCs w:val="20"/>
            <w:lang w:val="en-US"/>
          </w:rPr>
          <w:t>Acad</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Sci</w:t>
        </w:r>
        <w:proofErr w:type="spellEnd"/>
        <w:r w:rsidRPr="00A20B94">
          <w:rPr>
            <w:rFonts w:ascii="Cambria" w:hAnsi="Cambria" w:cs="Times New Roman"/>
            <w:i/>
            <w:iCs/>
            <w:color w:val="000000"/>
            <w:sz w:val="20"/>
            <w:szCs w:val="20"/>
            <w:lang w:val="en-US"/>
          </w:rPr>
          <w:t xml:space="preserve"> U S A</w:t>
        </w:r>
        <w:r w:rsidRPr="00A20B94">
          <w:rPr>
            <w:rFonts w:ascii="Cambria" w:hAnsi="Cambria" w:cs="Times New Roman"/>
            <w:color w:val="000000"/>
            <w:sz w:val="20"/>
            <w:szCs w:val="20"/>
            <w:lang w:val="en-US"/>
          </w:rPr>
          <w:t>. doi:</w:t>
        </w:r>
      </w:hyperlink>
      <w:hyperlink r:id="rId71" w:history="1">
        <w:r w:rsidRPr="00A20B94">
          <w:rPr>
            <w:rFonts w:ascii="Cambria" w:hAnsi="Cambria" w:cs="Times New Roman"/>
            <w:color w:val="000000"/>
            <w:sz w:val="20"/>
            <w:szCs w:val="20"/>
            <w:lang w:val="en-US"/>
          </w:rPr>
          <w:t>papers2://publication/</w:t>
        </w:r>
        <w:proofErr w:type="spellStart"/>
        <w:r w:rsidRPr="00A20B94">
          <w:rPr>
            <w:rFonts w:ascii="Cambria" w:hAnsi="Cambria" w:cs="Times New Roman"/>
            <w:color w:val="000000"/>
            <w:sz w:val="20"/>
            <w:szCs w:val="20"/>
            <w:lang w:val="en-US"/>
          </w:rPr>
          <w:t>doi</w:t>
        </w:r>
        <w:proofErr w:type="spellEnd"/>
        <w:r w:rsidRPr="00A20B94">
          <w:rPr>
            <w:rFonts w:ascii="Cambria" w:hAnsi="Cambria" w:cs="Times New Roman"/>
            <w:color w:val="000000"/>
            <w:sz w:val="20"/>
            <w:szCs w:val="20"/>
            <w:lang w:val="en-US"/>
          </w:rPr>
          <w:t>/10.1073/pnas.1107758108</w:t>
        </w:r>
      </w:hyperlink>
      <w:hyperlink r:id="rId72" w:history="1">
        <w:r w:rsidRPr="00A20B94">
          <w:rPr>
            <w:rFonts w:ascii="Cambria" w:hAnsi="Cambria" w:cs="Times New Roman"/>
            <w:color w:val="000000"/>
            <w:sz w:val="20"/>
            <w:szCs w:val="20"/>
            <w:lang w:val="en-US"/>
          </w:rPr>
          <w:t>.</w:t>
        </w:r>
      </w:hyperlink>
    </w:p>
    <w:p w14:paraId="61741DA8"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26. </w:t>
      </w:r>
      <w:r w:rsidRPr="00A20B94">
        <w:rPr>
          <w:rFonts w:ascii="Cambria" w:hAnsi="Cambria" w:cs="Times New Roman"/>
          <w:color w:val="000000"/>
          <w:sz w:val="20"/>
          <w:szCs w:val="20"/>
          <w:lang w:val="en-US"/>
        </w:rPr>
        <w:tab/>
      </w:r>
      <w:hyperlink r:id="rId73" w:history="1">
        <w:r w:rsidRPr="00A20B94">
          <w:rPr>
            <w:rFonts w:ascii="Cambria" w:hAnsi="Cambria" w:cs="Times New Roman"/>
            <w:color w:val="000000"/>
            <w:sz w:val="20"/>
            <w:szCs w:val="20"/>
            <w:lang w:val="en-US"/>
          </w:rPr>
          <w:t xml:space="preserve">Ito F, Higashi S (1991) A Linear Dominance Hierarchy Regulating Reproduction and </w:t>
        </w:r>
        <w:proofErr w:type="spellStart"/>
        <w:r w:rsidRPr="00A20B94">
          <w:rPr>
            <w:rFonts w:ascii="Cambria" w:hAnsi="Cambria" w:cs="Times New Roman"/>
            <w:color w:val="000000"/>
            <w:sz w:val="20"/>
            <w:szCs w:val="20"/>
            <w:lang w:val="en-US"/>
          </w:rPr>
          <w:t>Polyethism</w:t>
        </w:r>
        <w:proofErr w:type="spellEnd"/>
        <w:r w:rsidRPr="00A20B94">
          <w:rPr>
            <w:rFonts w:ascii="Cambria" w:hAnsi="Cambria" w:cs="Times New Roman"/>
            <w:color w:val="000000"/>
            <w:sz w:val="20"/>
            <w:szCs w:val="20"/>
            <w:lang w:val="en-US"/>
          </w:rPr>
          <w:t xml:space="preserve"> of the </w:t>
        </w:r>
        <w:proofErr w:type="spellStart"/>
        <w:r w:rsidRPr="00A20B94">
          <w:rPr>
            <w:rFonts w:ascii="Cambria" w:hAnsi="Cambria" w:cs="Times New Roman"/>
            <w:color w:val="000000"/>
            <w:sz w:val="20"/>
            <w:szCs w:val="20"/>
            <w:lang w:val="en-US"/>
          </w:rPr>
          <w:t>Queenless</w:t>
        </w:r>
        <w:proofErr w:type="spellEnd"/>
        <w:r w:rsidRPr="00A20B94">
          <w:rPr>
            <w:rFonts w:ascii="Cambria" w:hAnsi="Cambria" w:cs="Times New Roman"/>
            <w:color w:val="000000"/>
            <w:sz w:val="20"/>
            <w:szCs w:val="20"/>
            <w:lang w:val="en-US"/>
          </w:rPr>
          <w:t xml:space="preserve"> Ant </w:t>
        </w:r>
        <w:proofErr w:type="spellStart"/>
        <w:r w:rsidRPr="00A20B94">
          <w:rPr>
            <w:rFonts w:ascii="Cambria" w:hAnsi="Cambria" w:cs="Times New Roman"/>
            <w:color w:val="000000"/>
            <w:sz w:val="20"/>
            <w:szCs w:val="20"/>
            <w:lang w:val="en-US"/>
          </w:rPr>
          <w:t>Pachycondyla-Sublaevis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i/>
            <w:iCs/>
            <w:color w:val="000000"/>
            <w:sz w:val="20"/>
            <w:szCs w:val="20"/>
            <w:lang w:val="en-US"/>
          </w:rPr>
          <w:t>Naturwissenschaften</w:t>
        </w:r>
        <w:proofErr w:type="spellEnd"/>
        <w:r w:rsidRPr="00A20B94">
          <w:rPr>
            <w:rFonts w:ascii="Cambria" w:hAnsi="Cambria" w:cs="Times New Roman"/>
            <w:color w:val="000000"/>
            <w:sz w:val="20"/>
            <w:szCs w:val="20"/>
            <w:lang w:val="en-US"/>
          </w:rPr>
          <w:t xml:space="preserve"> 78(2):80–82.</w:t>
        </w:r>
      </w:hyperlink>
    </w:p>
    <w:p w14:paraId="3EA29544"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27. </w:t>
      </w:r>
      <w:r w:rsidRPr="00A20B94">
        <w:rPr>
          <w:rFonts w:ascii="Cambria" w:hAnsi="Cambria" w:cs="Times New Roman"/>
          <w:color w:val="000000"/>
          <w:sz w:val="20"/>
          <w:szCs w:val="20"/>
          <w:lang w:val="en-US"/>
        </w:rPr>
        <w:tab/>
      </w:r>
      <w:hyperlink r:id="rId74" w:history="1">
        <w:proofErr w:type="spellStart"/>
        <w:r w:rsidRPr="00A20B94">
          <w:rPr>
            <w:rFonts w:ascii="Cambria" w:hAnsi="Cambria" w:cs="Times New Roman"/>
            <w:color w:val="000000"/>
            <w:sz w:val="20"/>
            <w:szCs w:val="20"/>
            <w:lang w:val="en-US"/>
          </w:rPr>
          <w:t>Bernadou</w:t>
        </w:r>
        <w:proofErr w:type="spellEnd"/>
        <w:r w:rsidRPr="00A20B94">
          <w:rPr>
            <w:rFonts w:ascii="Cambria" w:hAnsi="Cambria" w:cs="Times New Roman"/>
            <w:color w:val="000000"/>
            <w:sz w:val="20"/>
            <w:szCs w:val="20"/>
            <w:lang w:val="en-US"/>
          </w:rPr>
          <w:t xml:space="preserve"> A, et al. (2018) Stress and early experience underlie dominance status and division of </w:t>
        </w:r>
        <w:proofErr w:type="spellStart"/>
        <w:r w:rsidRPr="00A20B94">
          <w:rPr>
            <w:rFonts w:ascii="Cambria" w:hAnsi="Cambria" w:cs="Times New Roman"/>
            <w:color w:val="000000"/>
            <w:sz w:val="20"/>
            <w:szCs w:val="20"/>
            <w:lang w:val="en-US"/>
          </w:rPr>
          <w:t>labour</w:t>
        </w:r>
        <w:proofErr w:type="spellEnd"/>
        <w:r w:rsidRPr="00A20B94">
          <w:rPr>
            <w:rFonts w:ascii="Cambria" w:hAnsi="Cambria" w:cs="Times New Roman"/>
            <w:color w:val="000000"/>
            <w:sz w:val="20"/>
            <w:szCs w:val="20"/>
            <w:lang w:val="en-US"/>
          </w:rPr>
          <w:t xml:space="preserve"> in a clonal insect. </w:t>
        </w:r>
        <w:r w:rsidRPr="00A20B94">
          <w:rPr>
            <w:rFonts w:ascii="Cambria" w:hAnsi="Cambria" w:cs="Times New Roman"/>
            <w:i/>
            <w:iCs/>
            <w:color w:val="000000"/>
            <w:sz w:val="20"/>
            <w:szCs w:val="20"/>
            <w:lang w:val="en-US"/>
          </w:rPr>
          <w:t xml:space="preserve">Proc </w:t>
        </w:r>
        <w:proofErr w:type="spellStart"/>
        <w:r w:rsidRPr="00A20B94">
          <w:rPr>
            <w:rFonts w:ascii="Cambria" w:hAnsi="Cambria" w:cs="Times New Roman"/>
            <w:i/>
            <w:iCs/>
            <w:color w:val="000000"/>
            <w:sz w:val="20"/>
            <w:szCs w:val="20"/>
            <w:lang w:val="en-US"/>
          </w:rPr>
          <w:t>Biol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Sci</w:t>
        </w:r>
        <w:proofErr w:type="spellEnd"/>
        <w:r w:rsidRPr="00A20B94">
          <w:rPr>
            <w:rFonts w:ascii="Cambria" w:hAnsi="Cambria" w:cs="Times New Roman"/>
            <w:color w:val="000000"/>
            <w:sz w:val="20"/>
            <w:szCs w:val="20"/>
            <w:lang w:val="en-US"/>
          </w:rPr>
          <w:t xml:space="preserve"> 285(1885). doi:</w:t>
        </w:r>
      </w:hyperlink>
      <w:hyperlink r:id="rId75" w:history="1">
        <w:r w:rsidRPr="00A20B94">
          <w:rPr>
            <w:rFonts w:ascii="Cambria" w:hAnsi="Cambria" w:cs="Times New Roman"/>
            <w:color w:val="000000"/>
            <w:sz w:val="20"/>
            <w:szCs w:val="20"/>
            <w:lang w:val="en-US"/>
          </w:rPr>
          <w:t>10.1098/rspb.2018.1468</w:t>
        </w:r>
      </w:hyperlink>
      <w:hyperlink r:id="rId76" w:history="1">
        <w:r w:rsidRPr="00A20B94">
          <w:rPr>
            <w:rFonts w:ascii="Cambria" w:hAnsi="Cambria" w:cs="Times New Roman"/>
            <w:color w:val="000000"/>
            <w:sz w:val="20"/>
            <w:szCs w:val="20"/>
            <w:lang w:val="en-US"/>
          </w:rPr>
          <w:t>.</w:t>
        </w:r>
      </w:hyperlink>
    </w:p>
    <w:p w14:paraId="7E45265E"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28. </w:t>
      </w:r>
      <w:r w:rsidRPr="00A20B94">
        <w:rPr>
          <w:rFonts w:ascii="Cambria" w:hAnsi="Cambria" w:cs="Times New Roman"/>
          <w:color w:val="000000"/>
          <w:sz w:val="20"/>
          <w:szCs w:val="20"/>
          <w:lang w:val="en-US"/>
        </w:rPr>
        <w:tab/>
      </w:r>
      <w:hyperlink r:id="rId77" w:history="1">
        <w:r w:rsidRPr="00A20B94">
          <w:rPr>
            <w:rFonts w:ascii="Cambria" w:hAnsi="Cambria" w:cs="Times New Roman"/>
            <w:color w:val="000000"/>
            <w:sz w:val="20"/>
            <w:szCs w:val="20"/>
            <w:lang w:val="en-US"/>
          </w:rPr>
          <w:t xml:space="preserve">van de Waal E, </w:t>
        </w:r>
        <w:proofErr w:type="spellStart"/>
        <w:r w:rsidRPr="00A20B94">
          <w:rPr>
            <w:rFonts w:ascii="Cambria" w:hAnsi="Cambria" w:cs="Times New Roman"/>
            <w:color w:val="000000"/>
            <w:sz w:val="20"/>
            <w:szCs w:val="20"/>
            <w:lang w:val="en-US"/>
          </w:rPr>
          <w:t>Borgeaud</w:t>
        </w:r>
        <w:proofErr w:type="spellEnd"/>
        <w:r w:rsidRPr="00A20B94">
          <w:rPr>
            <w:rFonts w:ascii="Cambria" w:hAnsi="Cambria" w:cs="Times New Roman"/>
            <w:color w:val="000000"/>
            <w:sz w:val="20"/>
            <w:szCs w:val="20"/>
            <w:lang w:val="en-US"/>
          </w:rPr>
          <w:t xml:space="preserve"> C, Whiten A (2013) Potent social learning and conformity shape a wild primate’s foraging decisions. </w:t>
        </w:r>
        <w:r w:rsidRPr="00A20B94">
          <w:rPr>
            <w:rFonts w:ascii="Cambria" w:hAnsi="Cambria" w:cs="Times New Roman"/>
            <w:i/>
            <w:iCs/>
            <w:color w:val="000000"/>
            <w:sz w:val="20"/>
            <w:szCs w:val="20"/>
            <w:lang w:val="en-US"/>
          </w:rPr>
          <w:t>Science</w:t>
        </w:r>
        <w:r w:rsidRPr="00A20B94">
          <w:rPr>
            <w:rFonts w:ascii="Cambria" w:hAnsi="Cambria" w:cs="Times New Roman"/>
            <w:color w:val="000000"/>
            <w:sz w:val="20"/>
            <w:szCs w:val="20"/>
            <w:lang w:val="en-US"/>
          </w:rPr>
          <w:t xml:space="preserve"> 340(6131):483–485.</w:t>
        </w:r>
      </w:hyperlink>
    </w:p>
    <w:p w14:paraId="3DDDEE18"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29. </w:t>
      </w:r>
      <w:r w:rsidRPr="00A20B94">
        <w:rPr>
          <w:rFonts w:ascii="Cambria" w:hAnsi="Cambria" w:cs="Times New Roman"/>
          <w:color w:val="000000"/>
          <w:sz w:val="20"/>
          <w:szCs w:val="20"/>
          <w:lang w:val="en-US"/>
        </w:rPr>
        <w:tab/>
      </w:r>
      <w:hyperlink r:id="rId78" w:history="1">
        <w:proofErr w:type="spellStart"/>
        <w:r w:rsidRPr="00A20B94">
          <w:rPr>
            <w:rFonts w:ascii="Cambria" w:hAnsi="Cambria" w:cs="Times New Roman"/>
            <w:color w:val="000000"/>
            <w:sz w:val="20"/>
            <w:szCs w:val="20"/>
            <w:lang w:val="en-US"/>
          </w:rPr>
          <w:t>Berdahl</w:t>
        </w:r>
        <w:proofErr w:type="spellEnd"/>
        <w:r w:rsidRPr="00A20B94">
          <w:rPr>
            <w:rFonts w:ascii="Cambria" w:hAnsi="Cambria" w:cs="Times New Roman"/>
            <w:color w:val="000000"/>
            <w:sz w:val="20"/>
            <w:szCs w:val="20"/>
            <w:lang w:val="en-US"/>
          </w:rPr>
          <w:t xml:space="preserve"> A, </w:t>
        </w:r>
        <w:proofErr w:type="spellStart"/>
        <w:r w:rsidRPr="00A20B94">
          <w:rPr>
            <w:rFonts w:ascii="Cambria" w:hAnsi="Cambria" w:cs="Times New Roman"/>
            <w:color w:val="000000"/>
            <w:sz w:val="20"/>
            <w:szCs w:val="20"/>
            <w:lang w:val="en-US"/>
          </w:rPr>
          <w:t>Torney</w:t>
        </w:r>
        <w:proofErr w:type="spellEnd"/>
        <w:r w:rsidRPr="00A20B94">
          <w:rPr>
            <w:rFonts w:ascii="Cambria" w:hAnsi="Cambria" w:cs="Times New Roman"/>
            <w:color w:val="000000"/>
            <w:sz w:val="20"/>
            <w:szCs w:val="20"/>
            <w:lang w:val="en-US"/>
          </w:rPr>
          <w:t xml:space="preserve"> CJ, </w:t>
        </w:r>
        <w:proofErr w:type="spellStart"/>
        <w:r w:rsidRPr="00A20B94">
          <w:rPr>
            <w:rFonts w:ascii="Cambria" w:hAnsi="Cambria" w:cs="Times New Roman"/>
            <w:color w:val="000000"/>
            <w:sz w:val="20"/>
            <w:szCs w:val="20"/>
            <w:lang w:val="en-US"/>
          </w:rPr>
          <w:t>Ioannou</w:t>
        </w:r>
        <w:proofErr w:type="spellEnd"/>
        <w:r w:rsidRPr="00A20B94">
          <w:rPr>
            <w:rFonts w:ascii="Cambria" w:hAnsi="Cambria" w:cs="Times New Roman"/>
            <w:color w:val="000000"/>
            <w:sz w:val="20"/>
            <w:szCs w:val="20"/>
            <w:lang w:val="en-US"/>
          </w:rPr>
          <w:t xml:space="preserve"> CC, </w:t>
        </w:r>
        <w:proofErr w:type="spellStart"/>
        <w:r w:rsidRPr="00A20B94">
          <w:rPr>
            <w:rFonts w:ascii="Cambria" w:hAnsi="Cambria" w:cs="Times New Roman"/>
            <w:color w:val="000000"/>
            <w:sz w:val="20"/>
            <w:szCs w:val="20"/>
            <w:lang w:val="en-US"/>
          </w:rPr>
          <w:t>Faria</w:t>
        </w:r>
        <w:proofErr w:type="spellEnd"/>
        <w:r w:rsidRPr="00A20B94">
          <w:rPr>
            <w:rFonts w:ascii="Cambria" w:hAnsi="Cambria" w:cs="Times New Roman"/>
            <w:color w:val="000000"/>
            <w:sz w:val="20"/>
            <w:szCs w:val="20"/>
            <w:lang w:val="en-US"/>
          </w:rPr>
          <w:t xml:space="preserve"> JJ, </w:t>
        </w:r>
        <w:proofErr w:type="spellStart"/>
        <w:r w:rsidRPr="00A20B94">
          <w:rPr>
            <w:rFonts w:ascii="Cambria" w:hAnsi="Cambria" w:cs="Times New Roman"/>
            <w:color w:val="000000"/>
            <w:sz w:val="20"/>
            <w:szCs w:val="20"/>
            <w:lang w:val="en-US"/>
          </w:rPr>
          <w:t>Couzin</w:t>
        </w:r>
        <w:proofErr w:type="spellEnd"/>
        <w:r w:rsidRPr="00A20B94">
          <w:rPr>
            <w:rFonts w:ascii="Cambria" w:hAnsi="Cambria" w:cs="Times New Roman"/>
            <w:color w:val="000000"/>
            <w:sz w:val="20"/>
            <w:szCs w:val="20"/>
            <w:lang w:val="en-US"/>
          </w:rPr>
          <w:t xml:space="preserve"> ID (2013) Emergent sensing of complex environments by mobile animal groups. </w:t>
        </w:r>
        <w:r w:rsidRPr="00A20B94">
          <w:rPr>
            <w:rFonts w:ascii="Cambria" w:hAnsi="Cambria" w:cs="Times New Roman"/>
            <w:i/>
            <w:iCs/>
            <w:color w:val="000000"/>
            <w:sz w:val="20"/>
            <w:szCs w:val="20"/>
            <w:lang w:val="en-US"/>
          </w:rPr>
          <w:t>Science</w:t>
        </w:r>
        <w:r w:rsidRPr="00A20B94">
          <w:rPr>
            <w:rFonts w:ascii="Cambria" w:hAnsi="Cambria" w:cs="Times New Roman"/>
            <w:color w:val="000000"/>
            <w:sz w:val="20"/>
            <w:szCs w:val="20"/>
            <w:lang w:val="en-US"/>
          </w:rPr>
          <w:t xml:space="preserve"> 339(6119):574–576.</w:t>
        </w:r>
      </w:hyperlink>
    </w:p>
    <w:p w14:paraId="0603D1A2"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30. </w:t>
      </w:r>
      <w:r w:rsidRPr="00A20B94">
        <w:rPr>
          <w:rFonts w:ascii="Cambria" w:hAnsi="Cambria" w:cs="Times New Roman"/>
          <w:color w:val="000000"/>
          <w:sz w:val="20"/>
          <w:szCs w:val="20"/>
          <w:lang w:val="en-US"/>
        </w:rPr>
        <w:tab/>
      </w:r>
      <w:hyperlink r:id="rId79" w:history="1">
        <w:proofErr w:type="spellStart"/>
        <w:r w:rsidRPr="00A20B94">
          <w:rPr>
            <w:rFonts w:ascii="Cambria" w:hAnsi="Cambria" w:cs="Times New Roman"/>
            <w:color w:val="000000"/>
            <w:sz w:val="20"/>
            <w:szCs w:val="20"/>
            <w:lang w:val="en-US"/>
          </w:rPr>
          <w:t>Razin</w:t>
        </w:r>
        <w:proofErr w:type="spellEnd"/>
        <w:r w:rsidRPr="00A20B94">
          <w:rPr>
            <w:rFonts w:ascii="Cambria" w:hAnsi="Cambria" w:cs="Times New Roman"/>
            <w:color w:val="000000"/>
            <w:sz w:val="20"/>
            <w:szCs w:val="20"/>
            <w:lang w:val="en-US"/>
          </w:rPr>
          <w:t xml:space="preserve"> N, </w:t>
        </w:r>
        <w:proofErr w:type="spellStart"/>
        <w:r w:rsidRPr="00A20B94">
          <w:rPr>
            <w:rFonts w:ascii="Cambria" w:hAnsi="Cambria" w:cs="Times New Roman"/>
            <w:color w:val="000000"/>
            <w:sz w:val="20"/>
            <w:szCs w:val="20"/>
            <w:lang w:val="en-US"/>
          </w:rPr>
          <w:t>Eckmann</w:t>
        </w:r>
        <w:proofErr w:type="spellEnd"/>
        <w:r w:rsidRPr="00A20B94">
          <w:rPr>
            <w:rFonts w:ascii="Cambria" w:hAnsi="Cambria" w:cs="Times New Roman"/>
            <w:color w:val="000000"/>
            <w:sz w:val="20"/>
            <w:szCs w:val="20"/>
            <w:lang w:val="en-US"/>
          </w:rPr>
          <w:t xml:space="preserve"> JP, </w:t>
        </w:r>
        <w:proofErr w:type="spellStart"/>
        <w:r w:rsidRPr="00A20B94">
          <w:rPr>
            <w:rFonts w:ascii="Cambria" w:hAnsi="Cambria" w:cs="Times New Roman"/>
            <w:color w:val="000000"/>
            <w:sz w:val="20"/>
            <w:szCs w:val="20"/>
            <w:lang w:val="en-US"/>
          </w:rPr>
          <w:t>Feinerman</w:t>
        </w:r>
        <w:proofErr w:type="spellEnd"/>
        <w:r w:rsidRPr="00A20B94">
          <w:rPr>
            <w:rFonts w:ascii="Cambria" w:hAnsi="Cambria" w:cs="Times New Roman"/>
            <w:color w:val="000000"/>
            <w:sz w:val="20"/>
            <w:szCs w:val="20"/>
            <w:lang w:val="en-US"/>
          </w:rPr>
          <w:t xml:space="preserve"> O (2013) Desert ants achieve reliable recruitment across noisy interactions. </w:t>
        </w:r>
        <w:r w:rsidRPr="00A20B94">
          <w:rPr>
            <w:rFonts w:ascii="Cambria" w:hAnsi="Cambria" w:cs="Times New Roman"/>
            <w:i/>
            <w:iCs/>
            <w:color w:val="000000"/>
            <w:sz w:val="20"/>
            <w:szCs w:val="20"/>
            <w:lang w:val="en-US"/>
          </w:rPr>
          <w:t xml:space="preserve">J R </w:t>
        </w:r>
        <w:proofErr w:type="spellStart"/>
        <w:r w:rsidRPr="00A20B94">
          <w:rPr>
            <w:rFonts w:ascii="Cambria" w:hAnsi="Cambria" w:cs="Times New Roman"/>
            <w:i/>
            <w:iCs/>
            <w:color w:val="000000"/>
            <w:sz w:val="20"/>
            <w:szCs w:val="20"/>
            <w:lang w:val="en-US"/>
          </w:rPr>
          <w:t>Soc</w:t>
        </w:r>
        <w:proofErr w:type="spellEnd"/>
        <w:r w:rsidRPr="00A20B94">
          <w:rPr>
            <w:rFonts w:ascii="Cambria" w:hAnsi="Cambria" w:cs="Times New Roman"/>
            <w:i/>
            <w:iCs/>
            <w:color w:val="000000"/>
            <w:sz w:val="20"/>
            <w:szCs w:val="20"/>
            <w:lang w:val="en-US"/>
          </w:rPr>
          <w:t xml:space="preserve"> Interface</w:t>
        </w:r>
        <w:r w:rsidRPr="00A20B94">
          <w:rPr>
            <w:rFonts w:ascii="Cambria" w:hAnsi="Cambria" w:cs="Times New Roman"/>
            <w:color w:val="000000"/>
            <w:sz w:val="20"/>
            <w:szCs w:val="20"/>
            <w:lang w:val="en-US"/>
          </w:rPr>
          <w:t xml:space="preserve"> 10(82). </w:t>
        </w:r>
        <w:proofErr w:type="spellStart"/>
        <w:r w:rsidRPr="00A20B94">
          <w:rPr>
            <w:rFonts w:ascii="Cambria" w:hAnsi="Cambria" w:cs="Times New Roman"/>
            <w:color w:val="000000"/>
            <w:sz w:val="20"/>
            <w:szCs w:val="20"/>
            <w:lang w:val="en-US"/>
          </w:rPr>
          <w:t>doi:</w:t>
        </w:r>
      </w:hyperlink>
      <w:hyperlink r:id="rId80" w:history="1">
        <w:r w:rsidRPr="00A20B94">
          <w:rPr>
            <w:rFonts w:ascii="Cambria" w:hAnsi="Cambria" w:cs="Times New Roman"/>
            <w:color w:val="000000"/>
            <w:sz w:val="20"/>
            <w:szCs w:val="20"/>
            <w:lang w:val="en-US"/>
          </w:rPr>
          <w:t>ARTN</w:t>
        </w:r>
        <w:proofErr w:type="spellEnd"/>
        <w:r w:rsidRPr="00A20B94">
          <w:rPr>
            <w:rFonts w:ascii="Cambria" w:hAnsi="Cambria" w:cs="Times New Roman"/>
            <w:color w:val="000000"/>
            <w:sz w:val="20"/>
            <w:szCs w:val="20"/>
            <w:lang w:val="en-US"/>
          </w:rPr>
          <w:t xml:space="preserve"> 20130079</w:t>
        </w:r>
      </w:hyperlink>
      <w:hyperlink r:id="rId81" w:history="1">
        <w:r w:rsidRPr="00A20B94">
          <w:rPr>
            <w:rFonts w:ascii="Cambria" w:hAnsi="Cambria" w:cs="Times New Roman"/>
            <w:color w:val="000000"/>
            <w:sz w:val="20"/>
            <w:szCs w:val="20"/>
            <w:lang w:val="en-US"/>
          </w:rPr>
          <w:t>.</w:t>
        </w:r>
      </w:hyperlink>
    </w:p>
    <w:p w14:paraId="5B8DEF32"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31. </w:t>
      </w:r>
      <w:r w:rsidRPr="00A20B94">
        <w:rPr>
          <w:rFonts w:ascii="Cambria" w:hAnsi="Cambria" w:cs="Times New Roman"/>
          <w:color w:val="000000"/>
          <w:sz w:val="20"/>
          <w:szCs w:val="20"/>
          <w:lang w:val="en-US"/>
        </w:rPr>
        <w:tab/>
      </w:r>
      <w:hyperlink r:id="rId82" w:history="1">
        <w:r w:rsidRPr="00A20B94">
          <w:rPr>
            <w:rFonts w:ascii="Cambria" w:hAnsi="Cambria" w:cs="Times New Roman"/>
            <w:color w:val="000000"/>
            <w:sz w:val="20"/>
            <w:szCs w:val="20"/>
            <w:lang w:val="en-US"/>
          </w:rPr>
          <w:t xml:space="preserve">Seeley TD, </w:t>
        </w:r>
        <w:proofErr w:type="spellStart"/>
        <w:r w:rsidRPr="00A20B94">
          <w:rPr>
            <w:rFonts w:ascii="Cambria" w:hAnsi="Cambria" w:cs="Times New Roman"/>
            <w:color w:val="000000"/>
            <w:sz w:val="20"/>
            <w:szCs w:val="20"/>
            <w:lang w:val="en-US"/>
          </w:rPr>
          <w:t>Buhrman</w:t>
        </w:r>
        <w:proofErr w:type="spellEnd"/>
        <w:r w:rsidRPr="00A20B94">
          <w:rPr>
            <w:rFonts w:ascii="Cambria" w:hAnsi="Cambria" w:cs="Times New Roman"/>
            <w:color w:val="000000"/>
            <w:sz w:val="20"/>
            <w:szCs w:val="20"/>
            <w:lang w:val="en-US"/>
          </w:rPr>
          <w:t xml:space="preserve"> SC (1999) Group decision making in swarms of honey bees. </w:t>
        </w:r>
        <w:r w:rsidRPr="00A20B94">
          <w:rPr>
            <w:rFonts w:ascii="Cambria" w:hAnsi="Cambria" w:cs="Times New Roman"/>
            <w:i/>
            <w:iCs/>
            <w:color w:val="000000"/>
            <w:sz w:val="20"/>
            <w:szCs w:val="20"/>
            <w:lang w:val="en-US"/>
          </w:rPr>
          <w:t>Behavioral Ecology and Sociobiology</w:t>
        </w:r>
        <w:r w:rsidRPr="00A20B94">
          <w:rPr>
            <w:rFonts w:ascii="Cambria" w:hAnsi="Cambria" w:cs="Times New Roman"/>
            <w:color w:val="000000"/>
            <w:sz w:val="20"/>
            <w:szCs w:val="20"/>
            <w:lang w:val="en-US"/>
          </w:rPr>
          <w:t xml:space="preserve"> 45(1):19–31.</w:t>
        </w:r>
      </w:hyperlink>
    </w:p>
    <w:p w14:paraId="6F1E259B"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32. </w:t>
      </w:r>
      <w:r w:rsidRPr="00A20B94">
        <w:rPr>
          <w:rFonts w:ascii="Cambria" w:hAnsi="Cambria" w:cs="Times New Roman"/>
          <w:color w:val="000000"/>
          <w:sz w:val="20"/>
          <w:szCs w:val="20"/>
          <w:lang w:val="en-US"/>
        </w:rPr>
        <w:tab/>
      </w:r>
      <w:hyperlink r:id="rId83" w:history="1">
        <w:proofErr w:type="spellStart"/>
        <w:r w:rsidRPr="00A20B94">
          <w:rPr>
            <w:rFonts w:ascii="Cambria" w:hAnsi="Cambria" w:cs="Times New Roman"/>
            <w:color w:val="000000"/>
            <w:sz w:val="20"/>
            <w:szCs w:val="20"/>
            <w:lang w:val="en-US"/>
          </w:rPr>
          <w:t>Calderone</w:t>
        </w:r>
        <w:proofErr w:type="spellEnd"/>
        <w:r w:rsidRPr="00A20B94">
          <w:rPr>
            <w:rFonts w:ascii="Cambria" w:hAnsi="Cambria" w:cs="Times New Roman"/>
            <w:color w:val="000000"/>
            <w:sz w:val="20"/>
            <w:szCs w:val="20"/>
            <w:lang w:val="en-US"/>
          </w:rPr>
          <w:t xml:space="preserve"> NW, Page RE (1992) Effects of interactions among </w:t>
        </w:r>
        <w:proofErr w:type="spellStart"/>
        <w:r w:rsidRPr="00A20B94">
          <w:rPr>
            <w:rFonts w:ascii="Cambria" w:hAnsi="Cambria" w:cs="Times New Roman"/>
            <w:color w:val="000000"/>
            <w:sz w:val="20"/>
            <w:szCs w:val="20"/>
            <w:lang w:val="en-US"/>
          </w:rPr>
          <w:t>genotypically</w:t>
        </w:r>
        <w:proofErr w:type="spellEnd"/>
        <w:r w:rsidRPr="00A20B94">
          <w:rPr>
            <w:rFonts w:ascii="Cambria" w:hAnsi="Cambria" w:cs="Times New Roman"/>
            <w:color w:val="000000"/>
            <w:sz w:val="20"/>
            <w:szCs w:val="20"/>
            <w:lang w:val="en-US"/>
          </w:rPr>
          <w:t xml:space="preserve"> diverse </w:t>
        </w:r>
        <w:proofErr w:type="spellStart"/>
        <w:r w:rsidRPr="00A20B94">
          <w:rPr>
            <w:rFonts w:ascii="Cambria" w:hAnsi="Cambria" w:cs="Times New Roman"/>
            <w:color w:val="000000"/>
            <w:sz w:val="20"/>
            <w:szCs w:val="20"/>
            <w:lang w:val="en-US"/>
          </w:rPr>
          <w:t>nestmates</w:t>
        </w:r>
        <w:proofErr w:type="spellEnd"/>
        <w:r w:rsidRPr="00A20B94">
          <w:rPr>
            <w:rFonts w:ascii="Cambria" w:hAnsi="Cambria" w:cs="Times New Roman"/>
            <w:color w:val="000000"/>
            <w:sz w:val="20"/>
            <w:szCs w:val="20"/>
            <w:lang w:val="en-US"/>
          </w:rPr>
          <w:t xml:space="preserve"> on task specialization by foraging honey bees (</w:t>
        </w:r>
        <w:proofErr w:type="spellStart"/>
        <w:r w:rsidRPr="00A20B94">
          <w:rPr>
            <w:rFonts w:ascii="Cambria" w:hAnsi="Cambria" w:cs="Times New Roman"/>
            <w:color w:val="000000"/>
            <w:sz w:val="20"/>
            <w:szCs w:val="20"/>
            <w:lang w:val="en-US"/>
          </w:rPr>
          <w:t>Apis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mellifera</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30(3):219–226.</w:t>
        </w:r>
      </w:hyperlink>
    </w:p>
    <w:p w14:paraId="7295A058"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33. </w:t>
      </w:r>
      <w:r w:rsidRPr="00A20B94">
        <w:rPr>
          <w:rFonts w:ascii="Cambria" w:hAnsi="Cambria" w:cs="Times New Roman"/>
          <w:color w:val="000000"/>
          <w:sz w:val="20"/>
          <w:szCs w:val="20"/>
          <w:lang w:val="en-US"/>
        </w:rPr>
        <w:tab/>
      </w:r>
      <w:hyperlink r:id="rId84" w:history="1">
        <w:proofErr w:type="spellStart"/>
        <w:r w:rsidRPr="00A20B94">
          <w:rPr>
            <w:rFonts w:ascii="Cambria" w:hAnsi="Cambria" w:cs="Times New Roman"/>
            <w:color w:val="000000"/>
            <w:sz w:val="20"/>
            <w:szCs w:val="20"/>
            <w:lang w:val="en-US"/>
          </w:rPr>
          <w:t>Kwapich</w:t>
        </w:r>
        <w:proofErr w:type="spellEnd"/>
        <w:r w:rsidRPr="00A20B94">
          <w:rPr>
            <w:rFonts w:ascii="Cambria" w:hAnsi="Cambria" w:cs="Times New Roman"/>
            <w:color w:val="000000"/>
            <w:sz w:val="20"/>
            <w:szCs w:val="20"/>
            <w:lang w:val="en-US"/>
          </w:rPr>
          <w:t xml:space="preserve"> CL, </w:t>
        </w:r>
        <w:proofErr w:type="spellStart"/>
        <w:r w:rsidRPr="00A20B94">
          <w:rPr>
            <w:rFonts w:ascii="Cambria" w:hAnsi="Cambria" w:cs="Times New Roman"/>
            <w:color w:val="000000"/>
            <w:sz w:val="20"/>
            <w:szCs w:val="20"/>
            <w:lang w:val="en-US"/>
          </w:rPr>
          <w:t>Tschinkel</w:t>
        </w:r>
        <w:proofErr w:type="spellEnd"/>
        <w:r w:rsidRPr="00A20B94">
          <w:rPr>
            <w:rFonts w:ascii="Cambria" w:hAnsi="Cambria" w:cs="Times New Roman"/>
            <w:color w:val="000000"/>
            <w:sz w:val="20"/>
            <w:szCs w:val="20"/>
            <w:lang w:val="en-US"/>
          </w:rPr>
          <w:t xml:space="preserve"> WR (2016) Limited flexibility and unusual longevity shape forager allocation in the Florida harvester ant (</w:t>
        </w:r>
        <w:proofErr w:type="spellStart"/>
        <w:r w:rsidRPr="00A20B94">
          <w:rPr>
            <w:rFonts w:ascii="Cambria" w:hAnsi="Cambria" w:cs="Times New Roman"/>
            <w:color w:val="000000"/>
            <w:sz w:val="20"/>
            <w:szCs w:val="20"/>
            <w:lang w:val="en-US"/>
          </w:rPr>
          <w:t>Pogonomyrmex</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color w:val="000000"/>
            <w:sz w:val="20"/>
            <w:szCs w:val="20"/>
            <w:lang w:val="en-US"/>
          </w:rPr>
          <w:t>badius</w:t>
        </w:r>
        <w:proofErr w:type="spellEnd"/>
        <w:r w:rsidRPr="00A20B94">
          <w:rPr>
            <w:rFonts w:ascii="Cambria" w:hAnsi="Cambria" w:cs="Times New Roman"/>
            <w:color w:val="000000"/>
            <w:sz w:val="20"/>
            <w:szCs w:val="20"/>
            <w:lang w:val="en-US"/>
          </w:rPr>
          <w:t xml:space="preserve">).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Ecol</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Sociobiol</w:t>
        </w:r>
        <w:proofErr w:type="spellEnd"/>
        <w:r w:rsidRPr="00A20B94">
          <w:rPr>
            <w:rFonts w:ascii="Cambria" w:hAnsi="Cambria" w:cs="Times New Roman"/>
            <w:color w:val="000000"/>
            <w:sz w:val="20"/>
            <w:szCs w:val="20"/>
            <w:lang w:val="en-US"/>
          </w:rPr>
          <w:t xml:space="preserve"> 70(7):1045–1045.</w:t>
        </w:r>
      </w:hyperlink>
    </w:p>
    <w:p w14:paraId="713545AE" w14:textId="77777777" w:rsidR="006B5815" w:rsidRPr="006B5815" w:rsidRDefault="006B5815" w:rsidP="00A20B94">
      <w:pPr>
        <w:spacing w:after="200"/>
        <w:ind w:hanging="400"/>
        <w:rPr>
          <w:rFonts w:ascii="Cambria" w:hAnsi="Cambria" w:cs="Times New Roman"/>
          <w:sz w:val="20"/>
          <w:szCs w:val="20"/>
          <w:lang w:val="en-US"/>
        </w:rPr>
      </w:pPr>
      <w:r w:rsidRPr="006B5815">
        <w:rPr>
          <w:rFonts w:ascii="Cambria" w:hAnsi="Cambria" w:cs="Times New Roman"/>
          <w:color w:val="000000"/>
          <w:sz w:val="20"/>
          <w:szCs w:val="20"/>
          <w:lang w:val="en-US"/>
        </w:rPr>
        <w:t xml:space="preserve">34. </w:t>
      </w:r>
      <w:r w:rsidRPr="00A20B94">
        <w:rPr>
          <w:rFonts w:ascii="Cambria" w:hAnsi="Cambria" w:cs="Times New Roman"/>
          <w:color w:val="000000"/>
          <w:sz w:val="20"/>
          <w:szCs w:val="20"/>
          <w:lang w:val="en-US"/>
        </w:rPr>
        <w:tab/>
      </w:r>
      <w:hyperlink r:id="rId85" w:history="1">
        <w:proofErr w:type="spellStart"/>
        <w:r w:rsidRPr="00A20B94">
          <w:rPr>
            <w:rFonts w:ascii="Cambria" w:hAnsi="Cambria" w:cs="Times New Roman"/>
            <w:color w:val="000000"/>
            <w:sz w:val="20"/>
            <w:szCs w:val="20"/>
            <w:lang w:val="en-US"/>
          </w:rPr>
          <w:t>Traniello</w:t>
        </w:r>
        <w:proofErr w:type="spellEnd"/>
        <w:r w:rsidRPr="00A20B94">
          <w:rPr>
            <w:rFonts w:ascii="Cambria" w:hAnsi="Cambria" w:cs="Times New Roman"/>
            <w:color w:val="000000"/>
            <w:sz w:val="20"/>
            <w:szCs w:val="20"/>
            <w:lang w:val="en-US"/>
          </w:rPr>
          <w:t xml:space="preserve"> JFA, </w:t>
        </w:r>
        <w:proofErr w:type="spellStart"/>
        <w:r w:rsidRPr="00A20B94">
          <w:rPr>
            <w:rFonts w:ascii="Cambria" w:hAnsi="Cambria" w:cs="Times New Roman"/>
            <w:color w:val="000000"/>
            <w:sz w:val="20"/>
            <w:szCs w:val="20"/>
            <w:lang w:val="en-US"/>
          </w:rPr>
          <w:t>Rosengaus</w:t>
        </w:r>
        <w:proofErr w:type="spellEnd"/>
        <w:r w:rsidRPr="00A20B94">
          <w:rPr>
            <w:rFonts w:ascii="Cambria" w:hAnsi="Cambria" w:cs="Times New Roman"/>
            <w:color w:val="000000"/>
            <w:sz w:val="20"/>
            <w:szCs w:val="20"/>
            <w:lang w:val="en-US"/>
          </w:rPr>
          <w:t xml:space="preserve"> RB (1997) Ecology, </w:t>
        </w:r>
        <w:proofErr w:type="gramStart"/>
        <w:r w:rsidRPr="00A20B94">
          <w:rPr>
            <w:rFonts w:ascii="Cambria" w:hAnsi="Cambria" w:cs="Times New Roman"/>
            <w:color w:val="000000"/>
            <w:sz w:val="20"/>
            <w:szCs w:val="20"/>
            <w:lang w:val="en-US"/>
          </w:rPr>
          <w:t>evolution</w:t>
        </w:r>
        <w:proofErr w:type="gramEnd"/>
        <w:r w:rsidRPr="00A20B94">
          <w:rPr>
            <w:rFonts w:ascii="Cambria" w:hAnsi="Cambria" w:cs="Times New Roman"/>
            <w:color w:val="000000"/>
            <w:sz w:val="20"/>
            <w:szCs w:val="20"/>
            <w:lang w:val="en-US"/>
          </w:rPr>
          <w:t xml:space="preserve"> and division of </w:t>
        </w:r>
        <w:proofErr w:type="spellStart"/>
        <w:r w:rsidRPr="00A20B94">
          <w:rPr>
            <w:rFonts w:ascii="Cambria" w:hAnsi="Cambria" w:cs="Times New Roman"/>
            <w:color w:val="000000"/>
            <w:sz w:val="20"/>
            <w:szCs w:val="20"/>
            <w:lang w:val="en-US"/>
          </w:rPr>
          <w:t>labour</w:t>
        </w:r>
        <w:proofErr w:type="spellEnd"/>
        <w:r w:rsidRPr="00A20B94">
          <w:rPr>
            <w:rFonts w:ascii="Cambria" w:hAnsi="Cambria" w:cs="Times New Roman"/>
            <w:color w:val="000000"/>
            <w:sz w:val="20"/>
            <w:szCs w:val="20"/>
            <w:lang w:val="en-US"/>
          </w:rPr>
          <w:t xml:space="preserve"> in social insects. </w:t>
        </w:r>
        <w:proofErr w:type="spellStart"/>
        <w:r w:rsidRPr="00A20B94">
          <w:rPr>
            <w:rFonts w:ascii="Cambria" w:hAnsi="Cambria" w:cs="Times New Roman"/>
            <w:i/>
            <w:iCs/>
            <w:color w:val="000000"/>
            <w:sz w:val="20"/>
            <w:szCs w:val="20"/>
            <w:lang w:val="en-US"/>
          </w:rPr>
          <w:t>Anim</w:t>
        </w:r>
        <w:proofErr w:type="spellEnd"/>
        <w:r w:rsidRPr="00A20B94">
          <w:rPr>
            <w:rFonts w:ascii="Cambria" w:hAnsi="Cambria" w:cs="Times New Roman"/>
            <w:i/>
            <w:iCs/>
            <w:color w:val="000000"/>
            <w:sz w:val="20"/>
            <w:szCs w:val="20"/>
            <w:lang w:val="en-US"/>
          </w:rPr>
          <w:t xml:space="preserve"> </w:t>
        </w:r>
        <w:proofErr w:type="spellStart"/>
        <w:r w:rsidRPr="00A20B94">
          <w:rPr>
            <w:rFonts w:ascii="Cambria" w:hAnsi="Cambria" w:cs="Times New Roman"/>
            <w:i/>
            <w:iCs/>
            <w:color w:val="000000"/>
            <w:sz w:val="20"/>
            <w:szCs w:val="20"/>
            <w:lang w:val="en-US"/>
          </w:rPr>
          <w:t>Behav</w:t>
        </w:r>
        <w:proofErr w:type="spellEnd"/>
        <w:r w:rsidRPr="00A20B94">
          <w:rPr>
            <w:rFonts w:ascii="Cambria" w:hAnsi="Cambria" w:cs="Times New Roman"/>
            <w:color w:val="000000"/>
            <w:sz w:val="20"/>
            <w:szCs w:val="20"/>
            <w:lang w:val="en-US"/>
          </w:rPr>
          <w:t xml:space="preserve"> 53(1):209–213.</w:t>
        </w:r>
      </w:hyperlink>
    </w:p>
    <w:p w14:paraId="23BF0BD7" w14:textId="77777777" w:rsidR="006B5815" w:rsidRPr="006B5815" w:rsidRDefault="006B5815" w:rsidP="00A20B94">
      <w:pPr>
        <w:rPr>
          <w:rFonts w:ascii="Cambria" w:eastAsia="Times New Roman" w:hAnsi="Cambria" w:cs="Times New Roman"/>
          <w:sz w:val="20"/>
          <w:szCs w:val="20"/>
          <w:lang w:val="en-US"/>
        </w:rPr>
      </w:pPr>
    </w:p>
    <w:p w14:paraId="7335F2AC" w14:textId="77777777" w:rsidR="006650DA" w:rsidRPr="00A20B94" w:rsidRDefault="006650DA" w:rsidP="00A20B94">
      <w:pPr>
        <w:rPr>
          <w:rFonts w:ascii="Cambria" w:hAnsi="Cambria"/>
          <w:sz w:val="20"/>
          <w:szCs w:val="20"/>
        </w:rPr>
      </w:pPr>
    </w:p>
    <w:sectPr w:rsidR="006650DA" w:rsidRPr="00A20B94" w:rsidSect="005F3496">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uko Ulrich" w:date="2019-06-30T23:20:00Z" w:initials="YU">
    <w:p w14:paraId="457787CC" w14:textId="7A78A2A9" w:rsidR="002E7448" w:rsidRPr="002E7448" w:rsidRDefault="002E7448" w:rsidP="002E7448">
      <w:pPr>
        <w:rPr>
          <w:rFonts w:ascii="Times New Roman" w:eastAsia="Times New Roman" w:hAnsi="Times New Roman" w:cs="Times New Roman"/>
          <w:sz w:val="20"/>
          <w:szCs w:val="20"/>
          <w:lang w:val="en-US"/>
        </w:rPr>
      </w:pPr>
      <w:r>
        <w:rPr>
          <w:rStyle w:val="CommentReference"/>
        </w:rPr>
        <w:annotationRef/>
      </w:r>
      <w:r w:rsidRPr="002E7448">
        <w:rPr>
          <w:rFonts w:ascii="Helvetica" w:eastAsia="Times New Roman" w:hAnsi="Helvetica" w:cs="Times New Roman"/>
          <w:color w:val="3C4043"/>
          <w:spacing w:val="3"/>
          <w:sz w:val="21"/>
          <w:szCs w:val="21"/>
          <w:shd w:val="clear" w:color="auto" w:fill="FFFFFF"/>
          <w:lang w:val="en-US"/>
        </w:rPr>
        <w:t xml:space="preserve">A length estimate </w:t>
      </w:r>
      <w:proofErr w:type="gramStart"/>
      <w:r w:rsidRPr="002E7448">
        <w:rPr>
          <w:rFonts w:ascii="Helvetica" w:eastAsia="Times New Roman" w:hAnsi="Helvetica" w:cs="Times New Roman"/>
          <w:color w:val="3C4043"/>
          <w:spacing w:val="3"/>
          <w:sz w:val="21"/>
          <w:szCs w:val="21"/>
          <w:shd w:val="clear" w:color="auto" w:fill="FFFFFF"/>
          <w:lang w:val="en-US"/>
        </w:rPr>
        <w:t>is not required</w:t>
      </w:r>
      <w:proofErr w:type="gramEnd"/>
      <w:r w:rsidRPr="002E7448">
        <w:rPr>
          <w:rFonts w:ascii="Helvetica" w:eastAsia="Times New Roman" w:hAnsi="Helvetica" w:cs="Times New Roman"/>
          <w:color w:val="3C4043"/>
          <w:spacing w:val="3"/>
          <w:sz w:val="21"/>
          <w:szCs w:val="21"/>
          <w:shd w:val="clear" w:color="auto" w:fill="FFFFFF"/>
          <w:lang w:val="en-US"/>
        </w:rPr>
        <w:t xml:space="preserve"> for initial submissions, but 6-page articles</w:t>
      </w:r>
      <w:r>
        <w:rPr>
          <w:rFonts w:ascii="Helvetica" w:eastAsia="Times New Roman" w:hAnsi="Helvetica" w:cs="Times New Roman"/>
          <w:color w:val="3C4043"/>
          <w:spacing w:val="3"/>
          <w:sz w:val="21"/>
          <w:szCs w:val="21"/>
          <w:lang w:val="en-US"/>
        </w:rPr>
        <w:t xml:space="preserve"> </w:t>
      </w:r>
      <w:r w:rsidRPr="002E7448">
        <w:rPr>
          <w:rFonts w:ascii="Helvetica" w:eastAsia="Times New Roman" w:hAnsi="Helvetica" w:cs="Times New Roman"/>
          <w:color w:val="3C4043"/>
          <w:spacing w:val="3"/>
          <w:sz w:val="21"/>
          <w:szCs w:val="21"/>
          <w:shd w:val="clear" w:color="auto" w:fill="FFFFFF"/>
          <w:lang w:val="en-US"/>
        </w:rPr>
        <w:t>should be under 49,000 characters (including spaces, figures,</w:t>
      </w:r>
      <w:r w:rsidRPr="002E7448">
        <w:rPr>
          <w:rFonts w:ascii="Helvetica" w:eastAsia="Times New Roman" w:hAnsi="Helvetica" w:cs="Times New Roman"/>
          <w:color w:val="3C4043"/>
          <w:spacing w:val="3"/>
          <w:sz w:val="21"/>
          <w:szCs w:val="21"/>
          <w:lang w:val="en-US"/>
        </w:rPr>
        <w:br/>
      </w:r>
      <w:r w:rsidRPr="002E7448">
        <w:rPr>
          <w:rFonts w:ascii="Helvetica" w:eastAsia="Times New Roman" w:hAnsi="Helvetica" w:cs="Times New Roman"/>
          <w:color w:val="3C4043"/>
          <w:spacing w:val="3"/>
          <w:sz w:val="21"/>
          <w:szCs w:val="21"/>
          <w:shd w:val="clear" w:color="auto" w:fill="FFFFFF"/>
          <w:lang w:val="en-US"/>
        </w:rPr>
        <w:t>and tables).</w:t>
      </w:r>
    </w:p>
  </w:comment>
  <w:comment w:id="1" w:author="Daniel Kronauer" w:date="2019-07-08T16:26:00Z" w:initials="DK">
    <w:p w14:paraId="787B49EF" w14:textId="50A3463D" w:rsidR="008E3F48" w:rsidRDefault="008E3F48">
      <w:pPr>
        <w:pStyle w:val="CommentText"/>
      </w:pPr>
      <w:r>
        <w:rPr>
          <w:rStyle w:val="CommentReference"/>
        </w:rPr>
        <w:annotationRef/>
      </w:r>
      <w:r>
        <w:t>Does this also include references? If not we’re currently quite a bit under the length limit.</w:t>
      </w:r>
    </w:p>
  </w:comment>
  <w:comment w:id="2" w:author="Daniel Kronauer" w:date="2019-07-08T11:44:00Z" w:initials="DK">
    <w:p w14:paraId="07362711" w14:textId="08D77D5C" w:rsidR="00707F7A" w:rsidRDefault="00707F7A">
      <w:pPr>
        <w:pStyle w:val="CommentText"/>
      </w:pPr>
      <w:r>
        <w:rPr>
          <w:rStyle w:val="CommentReference"/>
        </w:rPr>
        <w:annotationRef/>
      </w:r>
      <w:r>
        <w:t>One problem I can see with this title is that we’re focusing on the “conventional” findings of the study, and reviewers might argue that that’s well known. Wouldn’t it be better to shift the focus to the contagion / non-linear interaction aspect?</w:t>
      </w:r>
    </w:p>
  </w:comment>
  <w:comment w:id="4" w:author="Yuko Ulrich" w:date="2019-06-30T23:21:00Z" w:initials="YU">
    <w:p w14:paraId="55CEC7E6" w14:textId="091BFCC6" w:rsidR="004A5EA6" w:rsidRPr="004A5EA6" w:rsidRDefault="004A5EA6" w:rsidP="004A5EA6">
      <w:pPr>
        <w:rPr>
          <w:rFonts w:ascii="Times New Roman" w:eastAsia="Times New Roman" w:hAnsi="Times New Roman" w:cs="Times New Roman"/>
          <w:sz w:val="20"/>
          <w:szCs w:val="20"/>
          <w:lang w:val="en-US"/>
        </w:rPr>
      </w:pPr>
      <w:r>
        <w:rPr>
          <w:rStyle w:val="CommentReference"/>
        </w:rPr>
        <w:annotationRef/>
      </w:r>
      <w:r w:rsidRPr="004A5EA6">
        <w:rPr>
          <w:rFonts w:ascii="Helvetica" w:eastAsia="Times New Roman" w:hAnsi="Helvetica" w:cs="Times New Roman"/>
          <w:color w:val="3C4043"/>
          <w:spacing w:val="3"/>
          <w:sz w:val="21"/>
          <w:szCs w:val="21"/>
          <w:shd w:val="clear" w:color="auto" w:fill="FFFFFF"/>
          <w:lang w:val="en-US"/>
        </w:rPr>
        <w:t xml:space="preserve">Max 250 words. References in the </w:t>
      </w:r>
      <w:proofErr w:type="gramStart"/>
      <w:r w:rsidRPr="004A5EA6">
        <w:rPr>
          <w:rFonts w:ascii="Helvetica" w:eastAsia="Times New Roman" w:hAnsi="Helvetica" w:cs="Times New Roman"/>
          <w:color w:val="3C4043"/>
          <w:spacing w:val="3"/>
          <w:sz w:val="21"/>
          <w:szCs w:val="21"/>
          <w:shd w:val="clear" w:color="auto" w:fill="FFFFFF"/>
          <w:lang w:val="en-US"/>
        </w:rPr>
        <w:t>abstract</w:t>
      </w:r>
      <w:proofErr w:type="gramEnd"/>
      <w:r w:rsidRPr="004A5EA6">
        <w:rPr>
          <w:rFonts w:ascii="Helvetica" w:eastAsia="Times New Roman" w:hAnsi="Helvetica" w:cs="Times New Roman"/>
          <w:color w:val="3C4043"/>
          <w:spacing w:val="3"/>
          <w:sz w:val="21"/>
          <w:szCs w:val="21"/>
          <w:shd w:val="clear" w:color="auto" w:fill="FFFFFF"/>
          <w:lang w:val="en-US"/>
        </w:rPr>
        <w:t xml:space="preserve"> must be cited in full within the abstract itself and cited in the text.</w:t>
      </w:r>
    </w:p>
  </w:comment>
  <w:comment w:id="5" w:author="Daniel Kronauer" w:date="2019-07-08T12:03:00Z" w:initials="DK">
    <w:p w14:paraId="7E3A5102" w14:textId="6FF5C9BC" w:rsidR="005B1547" w:rsidRDefault="005B1547">
      <w:pPr>
        <w:pStyle w:val="CommentText"/>
      </w:pPr>
      <w:r>
        <w:rPr>
          <w:rStyle w:val="CommentReference"/>
        </w:rPr>
        <w:annotationRef/>
      </w:r>
      <w:r>
        <w:t>Too much “group” and “group composition” for a single sentence. In this first round I’ll only comment on content stuff and figures. In the second round of revisions I’ll also make suggestions on writing style, once the content is hammered out.</w:t>
      </w:r>
    </w:p>
  </w:comment>
  <w:comment w:id="7" w:author="Daniel Kronauer" w:date="2019-07-08T11:48:00Z" w:initials="DK">
    <w:p w14:paraId="5425C0D4" w14:textId="64258F5D" w:rsidR="009B4F99" w:rsidRPr="009B4F99" w:rsidRDefault="009B4F99">
      <w:pPr>
        <w:pStyle w:val="CommentText"/>
        <w:rPr>
          <w:lang w:val="en-US"/>
        </w:rPr>
      </w:pPr>
      <w:r w:rsidRPr="009B4F99">
        <w:rPr>
          <w:rStyle w:val="CommentReference"/>
          <w:lang w:val="en-US"/>
        </w:rPr>
        <w:annotationRef/>
      </w:r>
      <w:r w:rsidRPr="009B4F99">
        <w:rPr>
          <w:lang w:val="en-US"/>
        </w:rPr>
        <w:t>Can you be more specific? “of a simple behavioral response threshold model of division of labor”?</w:t>
      </w:r>
    </w:p>
  </w:comment>
  <w:comment w:id="6" w:author="Daniel Kronauer" w:date="2019-07-08T11:49:00Z" w:initials="DK">
    <w:p w14:paraId="7CDCBFBD" w14:textId="5A83727A" w:rsidR="009B4F99" w:rsidRDefault="009B4F99">
      <w:pPr>
        <w:pStyle w:val="CommentText"/>
      </w:pPr>
      <w:r>
        <w:rPr>
          <w:rStyle w:val="CommentReference"/>
        </w:rPr>
        <w:annotationRef/>
      </w:r>
      <w:r>
        <w:t>This is great, and I think that this is what the title should emphasize.</w:t>
      </w:r>
    </w:p>
  </w:comment>
  <w:comment w:id="24" w:author="Daniel Kronauer" w:date="2019-07-08T11:59:00Z" w:initials="DK">
    <w:p w14:paraId="3ED8EAAC" w14:textId="1E2A6112" w:rsidR="004106BB" w:rsidRDefault="004106BB">
      <w:pPr>
        <w:pStyle w:val="CommentText"/>
      </w:pPr>
      <w:r>
        <w:rPr>
          <w:rStyle w:val="CommentReference"/>
        </w:rPr>
        <w:annotationRef/>
      </w:r>
      <w:r>
        <w:t xml:space="preserve">Do they show that </w:t>
      </w:r>
      <w:proofErr w:type="spellStart"/>
      <w:r>
        <w:t>intercastes</w:t>
      </w:r>
      <w:proofErr w:type="spellEnd"/>
      <w:r>
        <w:t xml:space="preserve"> forage less?</w:t>
      </w:r>
    </w:p>
  </w:comment>
  <w:comment w:id="23" w:author="Daniel Kronauer" w:date="2019-07-08T11:55:00Z" w:initials="DK">
    <w:p w14:paraId="21BD9445" w14:textId="59A72100" w:rsidR="009B4F99" w:rsidRDefault="009B4F99">
      <w:pPr>
        <w:pStyle w:val="CommentText"/>
      </w:pPr>
      <w:r>
        <w:rPr>
          <w:rStyle w:val="CommentReference"/>
        </w:rPr>
        <w:annotationRef/>
      </w:r>
      <w:r>
        <w:t>I know that I’m the one who introduced this LRI / HRI terminology, but I feel that it’s too bulky. In the recent ILP2 paper we talked about “regular workers” and “</w:t>
      </w:r>
      <w:proofErr w:type="spellStart"/>
      <w:r>
        <w:t>intercastes</w:t>
      </w:r>
      <w:proofErr w:type="spellEnd"/>
      <w:r>
        <w:t>” again. That’s also not great, but maybe ok as a shorthand? I really don’t know. The fact is that there are not really two classes, but individuals with 2, 3, 4, 5, or 6 ovarioles. Maybe we can write something like this?!</w:t>
      </w:r>
    </w:p>
    <w:p w14:paraId="7BA9DD81" w14:textId="3EA39C45" w:rsidR="009B4F99" w:rsidRDefault="009B4F99">
      <w:pPr>
        <w:pStyle w:val="CommentText"/>
      </w:pPr>
    </w:p>
    <w:p w14:paraId="25AEC707" w14:textId="3732F457" w:rsidR="009B4F99" w:rsidRDefault="009B4F99">
      <w:pPr>
        <w:pStyle w:val="CommentText"/>
      </w:pPr>
      <w:r>
        <w:t xml:space="preserve">“Furthermore, </w:t>
      </w:r>
      <w:r w:rsidR="004106BB">
        <w:t>individuals have between two and six ovarioles. For practical reasons, individuals with two or three ovarioles and those with four or more ovarioles are commonly referred to as “regular workers” and “</w:t>
      </w:r>
      <w:proofErr w:type="spellStart"/>
      <w:r w:rsidR="004106BB">
        <w:t>intercastes</w:t>
      </w:r>
      <w:proofErr w:type="spellEnd"/>
      <w:r w:rsidR="004106BB">
        <w:t>”, respectively (REFS).</w:t>
      </w:r>
      <w:r w:rsidR="00F03A2D" w:rsidRPr="00F03A2D">
        <w:t xml:space="preserve"> </w:t>
      </w:r>
      <w:r w:rsidR="00F03A2D">
        <w:t xml:space="preserve">The number of ovarioles correlates with size and other morphological features, which makes it possible to approximately sort live individuals into regular workers and </w:t>
      </w:r>
      <w:proofErr w:type="spellStart"/>
      <w:r w:rsidR="00F03A2D">
        <w:t>intercastes</w:t>
      </w:r>
      <w:proofErr w:type="spellEnd"/>
      <w:r w:rsidR="00F03A2D">
        <w:t xml:space="preserve"> without having to dissect them (cite </w:t>
      </w:r>
      <w:proofErr w:type="spellStart"/>
      <w:r w:rsidR="00F03A2D">
        <w:t>Ravary</w:t>
      </w:r>
      <w:proofErr w:type="spellEnd"/>
      <w:r w:rsidR="00F03A2D">
        <w:t xml:space="preserve"> and </w:t>
      </w:r>
      <w:proofErr w:type="spellStart"/>
      <w:r w:rsidR="00F03A2D">
        <w:t>Teseo</w:t>
      </w:r>
      <w:proofErr w:type="spellEnd"/>
      <w:r w:rsidR="00F03A2D">
        <w:t xml:space="preserve"> papers)</w:t>
      </w:r>
      <w:r w:rsidR="00DB2375">
        <w:t>.</w:t>
      </w:r>
      <w:r>
        <w:t>”</w:t>
      </w:r>
    </w:p>
    <w:p w14:paraId="38D48ECA" w14:textId="4D76A569" w:rsidR="00C5605E" w:rsidRDefault="00C5605E">
      <w:pPr>
        <w:pStyle w:val="CommentText"/>
        <w:pBdr>
          <w:bottom w:val="single" w:sz="6" w:space="1" w:color="auto"/>
        </w:pBdr>
      </w:pPr>
    </w:p>
    <w:p w14:paraId="21DA6DEF" w14:textId="203C8769" w:rsidR="00C5605E" w:rsidRDefault="00C5605E">
      <w:pPr>
        <w:pStyle w:val="CommentText"/>
      </w:pPr>
      <w:r>
        <w:t>Half an hour later:</w:t>
      </w:r>
    </w:p>
    <w:p w14:paraId="4D2377D9" w14:textId="64B99C37" w:rsidR="00C5605E" w:rsidRDefault="00C5605E">
      <w:pPr>
        <w:pStyle w:val="CommentText"/>
      </w:pPr>
    </w:p>
    <w:p w14:paraId="3FAAE8C2" w14:textId="416DD828" w:rsidR="00C5605E" w:rsidRDefault="00C5605E">
      <w:pPr>
        <w:pStyle w:val="CommentText"/>
      </w:pPr>
      <w:r>
        <w:t>I realize now that you’re already using LRI and HRI in all the figures, tables, etc. Let’s discuss what’s the best way to go about this – I’m open…</w:t>
      </w:r>
    </w:p>
  </w:comment>
  <w:comment w:id="27" w:author="Daniel Kronauer" w:date="2019-07-08T12:12:00Z" w:initials="DK">
    <w:p w14:paraId="4731E52E" w14:textId="0AA87486" w:rsidR="002612E2" w:rsidRDefault="002612E2">
      <w:pPr>
        <w:pStyle w:val="CommentText"/>
      </w:pPr>
      <w:r>
        <w:rPr>
          <w:rStyle w:val="CommentReference"/>
        </w:rPr>
        <w:annotationRef/>
      </w:r>
      <w:r>
        <w:t>Define FTM</w:t>
      </w:r>
    </w:p>
  </w:comment>
  <w:comment w:id="28" w:author="Daniel Kronauer" w:date="2019-07-08T12:13:00Z" w:initials="DK">
    <w:p w14:paraId="7B8AFECF" w14:textId="6C701E16" w:rsidR="002612E2" w:rsidRDefault="002612E2">
      <w:pPr>
        <w:pStyle w:val="CommentText"/>
      </w:pPr>
      <w:r>
        <w:rPr>
          <w:rStyle w:val="CommentReference"/>
        </w:rPr>
        <w:annotationRef/>
      </w:r>
      <w:r>
        <w:t>Define DOL</w:t>
      </w:r>
    </w:p>
  </w:comment>
  <w:comment w:id="30" w:author="Daniel Kronauer" w:date="2019-07-08T12:36:00Z" w:initials="DK">
    <w:p w14:paraId="76E2BF05" w14:textId="25C4CC27" w:rsidR="00C11B18" w:rsidRDefault="00C11B18">
      <w:pPr>
        <w:pStyle w:val="CommentText"/>
      </w:pPr>
      <w:r>
        <w:rPr>
          <w:rStyle w:val="CommentReference"/>
        </w:rPr>
        <w:annotationRef/>
      </w:r>
      <w:r>
        <w:t>Maybe better call this “behavioural specialization” in the text, because that’s the term you use in the figure?</w:t>
      </w:r>
    </w:p>
  </w:comment>
  <w:comment w:id="31" w:author="Daniel Kronauer" w:date="2019-07-08T12:34:00Z" w:initials="DK">
    <w:p w14:paraId="74D38244" w14:textId="54C724FC" w:rsidR="00C11B18" w:rsidRDefault="00C11B18">
      <w:pPr>
        <w:pStyle w:val="CommentText"/>
      </w:pPr>
      <w:r>
        <w:rPr>
          <w:rStyle w:val="CommentReference"/>
        </w:rPr>
        <w:annotationRef/>
      </w:r>
      <w:r>
        <w:t>Why are you not giving the individual stats here as you do for consistency? Also, maybe swap variability and consistency around to make it consistent with the previous sentence?</w:t>
      </w:r>
    </w:p>
  </w:comment>
  <w:comment w:id="34" w:author="Daniel Kronauer" w:date="2019-07-08T12:42:00Z" w:initials="DK">
    <w:p w14:paraId="31995D82" w14:textId="4518C57F" w:rsidR="00C11B18" w:rsidRDefault="00C11B18">
      <w:pPr>
        <w:pStyle w:val="CommentText"/>
      </w:pPr>
      <w:r>
        <w:rPr>
          <w:rStyle w:val="CommentReference"/>
        </w:rPr>
        <w:annotationRef/>
      </w:r>
      <w:r>
        <w:t>See above. I would add a couple of sentences in the intro to explain how this works, and then also define the abbreviation FTM.</w:t>
      </w:r>
    </w:p>
  </w:comment>
  <w:comment w:id="39" w:author="Daniel Kronauer" w:date="2019-07-08T12:46:00Z" w:initials="DK">
    <w:p w14:paraId="7FE78F31" w14:textId="613BF943" w:rsidR="005F3978" w:rsidRDefault="005F3978">
      <w:pPr>
        <w:pStyle w:val="CommentText"/>
      </w:pPr>
      <w:r>
        <w:rPr>
          <w:rStyle w:val="CommentReference"/>
        </w:rPr>
        <w:annotationRef/>
      </w:r>
      <w:r>
        <w:t>You use this term “minimal mechanisms” above as well, but is this a good thing to do? To me it seems more prudent to call this “simple mechanisms” or something like that. How could you be sure it’s actually the “minimal”?</w:t>
      </w:r>
    </w:p>
  </w:comment>
  <w:comment w:id="40" w:author="Daniel Kronauer" w:date="2019-07-08T12:48:00Z" w:initials="DK">
    <w:p w14:paraId="0C475AAF" w14:textId="393DFA40" w:rsidR="005F3978" w:rsidRDefault="005F3978">
      <w:pPr>
        <w:pStyle w:val="CommentText"/>
      </w:pPr>
      <w:r>
        <w:rPr>
          <w:rStyle w:val="CommentReference"/>
        </w:rPr>
        <w:annotationRef/>
      </w:r>
      <w:r>
        <w:t>This is nice! See my comment above – could this work in the intro instead? Or maybe some really short version early on so that the reader knows what we’re talking about before getting to the theoretical part?</w:t>
      </w:r>
    </w:p>
  </w:comment>
  <w:comment w:id="41" w:author="Yuko Ulrich" w:date="2019-06-30T23:22:00Z" w:initials="YU">
    <w:p w14:paraId="49F3C545" w14:textId="22261615" w:rsidR="00634EEE" w:rsidRPr="00634EEE" w:rsidRDefault="00634EEE" w:rsidP="00634EEE">
      <w:pPr>
        <w:rPr>
          <w:rFonts w:ascii="Times New Roman" w:eastAsia="Times New Roman" w:hAnsi="Times New Roman" w:cs="Times New Roman"/>
          <w:sz w:val="20"/>
          <w:szCs w:val="20"/>
          <w:lang w:val="en-US"/>
        </w:rPr>
      </w:pPr>
      <w:r>
        <w:rPr>
          <w:rStyle w:val="CommentReference"/>
        </w:rPr>
        <w:annotationRef/>
      </w:r>
      <w:r w:rsidRPr="00634EEE">
        <w:rPr>
          <w:rFonts w:ascii="Helvetica" w:eastAsia="Times New Roman" w:hAnsi="Helvetica" w:cs="Times New Roman"/>
          <w:color w:val="3C4043"/>
          <w:spacing w:val="3"/>
          <w:sz w:val="21"/>
          <w:szCs w:val="21"/>
          <w:shd w:val="clear" w:color="auto" w:fill="FFFFFF"/>
          <w:lang w:val="en-US"/>
        </w:rPr>
        <w:t xml:space="preserve">this could include the analytical calculations of the model (which will </w:t>
      </w:r>
      <w:proofErr w:type="gramStart"/>
      <w:r w:rsidRPr="00634EEE">
        <w:rPr>
          <w:rFonts w:ascii="Helvetica" w:eastAsia="Times New Roman" w:hAnsi="Helvetica" w:cs="Times New Roman"/>
          <w:color w:val="3C4043"/>
          <w:spacing w:val="3"/>
          <w:sz w:val="21"/>
          <w:szCs w:val="21"/>
          <w:shd w:val="clear" w:color="auto" w:fill="FFFFFF"/>
          <w:lang w:val="en-US"/>
        </w:rPr>
        <w:t>be described</w:t>
      </w:r>
      <w:proofErr w:type="gramEnd"/>
      <w:r w:rsidRPr="00634EEE">
        <w:rPr>
          <w:rFonts w:ascii="Helvetica" w:eastAsia="Times New Roman" w:hAnsi="Helvetica" w:cs="Times New Roman"/>
          <w:color w:val="3C4043"/>
          <w:spacing w:val="3"/>
          <w:sz w:val="21"/>
          <w:szCs w:val="21"/>
          <w:shd w:val="clear" w:color="auto" w:fill="FFFFFF"/>
          <w:lang w:val="en-US"/>
        </w:rPr>
        <w:t xml:space="preserve"> in the Methods section)</w:t>
      </w:r>
    </w:p>
  </w:comment>
  <w:comment w:id="42" w:author="Daniel Kronauer" w:date="2019-07-08T12:48:00Z" w:initials="DK">
    <w:p w14:paraId="54D67307" w14:textId="122ABAA7" w:rsidR="005F3978" w:rsidRDefault="005F3978">
      <w:pPr>
        <w:pStyle w:val="CommentText"/>
      </w:pPr>
      <w:r>
        <w:rPr>
          <w:rStyle w:val="CommentReference"/>
        </w:rPr>
        <w:annotationRef/>
      </w:r>
      <w:r>
        <w:t>Great!</w:t>
      </w:r>
    </w:p>
  </w:comment>
  <w:comment w:id="51" w:author="Daniel Kronauer" w:date="2019-07-08T16:18:00Z" w:initials="DK">
    <w:p w14:paraId="64517C82" w14:textId="4409F39D" w:rsidR="008A106F" w:rsidRDefault="008A106F">
      <w:pPr>
        <w:pStyle w:val="CommentText"/>
      </w:pPr>
      <w:r>
        <w:rPr>
          <w:rStyle w:val="CommentReference"/>
        </w:rPr>
        <w:annotationRef/>
      </w:r>
      <w:r>
        <w:t xml:space="preserve">You could also cite some of the honeybee work from </w:t>
      </w:r>
      <w:proofErr w:type="spellStart"/>
      <w:r>
        <w:t>Gro</w:t>
      </w:r>
      <w:proofErr w:type="spellEnd"/>
      <w:r>
        <w:t xml:space="preserve"> </w:t>
      </w:r>
      <w:proofErr w:type="spellStart"/>
      <w:r>
        <w:t>Amdam</w:t>
      </w:r>
      <w:proofErr w:type="spellEnd"/>
      <w:r>
        <w:t xml:space="preserve"> and Rob Page where they look at the effect of worker ovarian activity on division of </w:t>
      </w:r>
      <w:proofErr w:type="spellStart"/>
      <w:r>
        <w:t>labor</w:t>
      </w:r>
      <w:proofErr w:type="spellEnd"/>
      <w:r>
        <w:t xml:space="preserve">. </w:t>
      </w:r>
    </w:p>
  </w:comment>
  <w:comment w:id="53" w:author="Daniel Kronauer" w:date="2019-07-08T12:20:00Z" w:initials="DK">
    <w:p w14:paraId="1407190C" w14:textId="24EF7410" w:rsidR="00563851" w:rsidRDefault="00563851">
      <w:pPr>
        <w:pStyle w:val="CommentText"/>
      </w:pPr>
      <w:r>
        <w:rPr>
          <w:rStyle w:val="CommentReference"/>
        </w:rPr>
        <w:annotationRef/>
      </w:r>
      <w:r>
        <w:t>The figure looks great! Make sure to centre labels (e.g. “Young (n=8)”, “Mixed (n=8</w:t>
      </w:r>
      <w:proofErr w:type="gramStart"/>
      <w:r>
        <w:t>)”…</w:t>
      </w:r>
      <w:proofErr w:type="gramEnd"/>
      <w:r>
        <w:t>).</w:t>
      </w:r>
    </w:p>
    <w:p w14:paraId="11444229" w14:textId="02AAE927" w:rsidR="00563851" w:rsidRDefault="00563851">
      <w:pPr>
        <w:pStyle w:val="CommentText"/>
      </w:pPr>
    </w:p>
    <w:p w14:paraId="71BF30DE" w14:textId="5A56B2BE" w:rsidR="00563851" w:rsidRDefault="00563851">
      <w:pPr>
        <w:pStyle w:val="CommentText"/>
      </w:pPr>
      <w:r>
        <w:t>I had a bit of a hard time understanding (from just looking at the figure) what the second statistical comparison in each panel is (e.g. in a), the first is A vs. B in separate colonies, but then what’s the second? Is this A in separate vs. A in mixed? But then why is there no comparison for B in separate vs. B in mixed? Also, why do we need the hatched brackets? Does that have anything to do with this? Sorry, this should probably be obvious, but maybe some explanation in the legend would be good?</w:t>
      </w:r>
    </w:p>
  </w:comment>
  <w:comment w:id="54" w:author="Daniel Kronauer" w:date="2019-07-08T12:38:00Z" w:initials="DK">
    <w:p w14:paraId="09D8B7E8" w14:textId="0037AC79" w:rsidR="00C11B18" w:rsidRDefault="00C11B18">
      <w:pPr>
        <w:pStyle w:val="CommentText"/>
      </w:pPr>
      <w:r>
        <w:rPr>
          <w:rStyle w:val="CommentReference"/>
        </w:rPr>
        <w:annotationRef/>
      </w:r>
      <w:r>
        <w:t>Isn’t that true for all colonies, i.e. not only the mixed colonies? Maybe reformulate this?</w:t>
      </w:r>
    </w:p>
  </w:comment>
  <w:comment w:id="56" w:author="Daniel Kronauer" w:date="2019-07-08T12:57:00Z" w:initials="DK">
    <w:p w14:paraId="5795D596" w14:textId="0EC1ADBD" w:rsidR="00C5605E" w:rsidRDefault="00C5605E">
      <w:pPr>
        <w:pStyle w:val="CommentText"/>
      </w:pPr>
      <w:r>
        <w:rPr>
          <w:rStyle w:val="CommentReference"/>
        </w:rPr>
        <w:annotationRef/>
      </w:r>
      <w:r>
        <w:t>Say what “efficient” means.</w:t>
      </w:r>
    </w:p>
  </w:comment>
  <w:comment w:id="58" w:author="Daniel Kronauer" w:date="2019-07-08T16:04:00Z" w:initials="DK">
    <w:p w14:paraId="300F3F08" w14:textId="4F075BB6" w:rsidR="005B3919" w:rsidRDefault="005B3919">
      <w:pPr>
        <w:pStyle w:val="CommentText"/>
      </w:pPr>
      <w:r>
        <w:rPr>
          <w:rStyle w:val="CommentReference"/>
        </w:rPr>
        <w:annotationRef/>
      </w:r>
      <w:r>
        <w:t>This looks again weird in my version of Word. Probably the same formatting issue as with the group size manuscript?!</w:t>
      </w:r>
    </w:p>
  </w:comment>
  <w:comment w:id="57" w:author="Daniel Kronauer" w:date="2019-07-08T16:14:00Z" w:initials="DK">
    <w:p w14:paraId="4A9D3CE7" w14:textId="41062C39" w:rsidR="00AD484C" w:rsidRDefault="00AD484C">
      <w:pPr>
        <w:pStyle w:val="CommentText"/>
      </w:pPr>
      <w:r>
        <w:rPr>
          <w:rStyle w:val="CommentReference"/>
        </w:rPr>
        <w:annotationRef/>
      </w:r>
      <w:r>
        <w:t>Will there be supplementary stuff that shows how changing the parameters will affect stuff</w:t>
      </w:r>
      <w:r w:rsidR="00BF4ADF">
        <w:t>, i.e. how robust the overall conclusions are to playing around with those parameters</w:t>
      </w:r>
      <w:r>
        <w:t>?</w:t>
      </w:r>
      <w:r w:rsidR="00BF4ADF">
        <w:t xml:space="preserve"> Same for the other theoretical figures.</w:t>
      </w:r>
    </w:p>
  </w:comment>
  <w:comment w:id="59" w:author="Daniel Kronauer" w:date="2019-07-08T16:06:00Z" w:initials="DK">
    <w:p w14:paraId="4379A854" w14:textId="198B8D32" w:rsidR="00AD484C" w:rsidRDefault="00AD484C">
      <w:pPr>
        <w:pStyle w:val="CommentText"/>
      </w:pPr>
      <w:r>
        <w:rPr>
          <w:rStyle w:val="CommentReference"/>
        </w:rPr>
        <w:annotationRef/>
      </w:r>
      <w:r>
        <w:t>See comment above.</w:t>
      </w:r>
    </w:p>
  </w:comment>
  <w:comment w:id="60" w:author="Daniel Kronauer" w:date="2019-07-08T16:10:00Z" w:initials="DK">
    <w:p w14:paraId="19B48551" w14:textId="0528C933" w:rsidR="00AD484C" w:rsidRDefault="00AD484C">
      <w:pPr>
        <w:pStyle w:val="CommentText"/>
      </w:pPr>
      <w:r>
        <w:rPr>
          <w:rStyle w:val="CommentReference"/>
        </w:rPr>
        <w:annotationRef/>
      </w:r>
      <w:r>
        <w:sym w:font="Wingdings" w:char="F04A"/>
      </w:r>
    </w:p>
  </w:comment>
  <w:comment w:id="62" w:author="Daniel Kronauer" w:date="2019-07-08T16:10:00Z" w:initials="DK">
    <w:p w14:paraId="4559B19D" w14:textId="77777777" w:rsidR="00AD484C" w:rsidRDefault="00AD484C">
      <w:pPr>
        <w:pStyle w:val="CommentText"/>
      </w:pPr>
      <w:r>
        <w:rPr>
          <w:rStyle w:val="CommentReference"/>
        </w:rPr>
        <w:annotationRef/>
      </w:r>
      <w:r>
        <w:t>The legend has to be expanded a bit. How many replicates? What are the error bars?</w:t>
      </w:r>
    </w:p>
    <w:p w14:paraId="1A7E7C5D" w14:textId="77777777" w:rsidR="00AD484C" w:rsidRDefault="00AD484C">
      <w:pPr>
        <w:pStyle w:val="CommentText"/>
      </w:pPr>
    </w:p>
    <w:p w14:paraId="44861D03" w14:textId="1C2B77BD" w:rsidR="00AD484C" w:rsidRDefault="00AD484C">
      <w:pPr>
        <w:pStyle w:val="CommentText"/>
      </w:pPr>
      <w:r>
        <w:t xml:space="preserve">Also, in the main text figures the “mean +/- </w:t>
      </w:r>
      <w:proofErr w:type="spellStart"/>
      <w:r>
        <w:t>s.e.</w:t>
      </w:r>
      <w:proofErr w:type="spellEnd"/>
      <w:r>
        <w:t xml:space="preserve">” is given on the y-axis, but in Figs. S2 and S3 it’s not (in S2 it’s given in the legend). I would make that consistent. Another inconsistency is that there is a separate </w:t>
      </w:r>
      <w:proofErr w:type="spellStart"/>
      <w:r>
        <w:t>color</w:t>
      </w:r>
      <w:proofErr w:type="spellEnd"/>
      <w:r>
        <w:t xml:space="preserve"> legend in figures S2 and S3 in the actual figure. It seems like in S3 that might be necessary (even though you could move it to the legend for consistency), but in S2 it’s not (just do it the same way you did in the main text figures).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7787CC" w15:done="0"/>
  <w15:commentEx w15:paraId="787B49EF" w15:done="0"/>
  <w15:commentEx w15:paraId="07362711" w15:done="0"/>
  <w15:commentEx w15:paraId="55CEC7E6" w15:done="0"/>
  <w15:commentEx w15:paraId="7E3A5102" w15:done="0"/>
  <w15:commentEx w15:paraId="5425C0D4" w15:done="0"/>
  <w15:commentEx w15:paraId="7CDCBFBD" w15:done="0"/>
  <w15:commentEx w15:paraId="3ED8EAAC" w15:done="0"/>
  <w15:commentEx w15:paraId="3FAAE8C2" w15:done="0"/>
  <w15:commentEx w15:paraId="4731E52E" w15:done="0"/>
  <w15:commentEx w15:paraId="7B8AFECF" w15:done="0"/>
  <w15:commentEx w15:paraId="76E2BF05" w15:done="0"/>
  <w15:commentEx w15:paraId="74D38244" w15:done="0"/>
  <w15:commentEx w15:paraId="31995D82" w15:done="0"/>
  <w15:commentEx w15:paraId="7FE78F31" w15:done="0"/>
  <w15:commentEx w15:paraId="0C475AAF" w15:done="0"/>
  <w15:commentEx w15:paraId="49F3C545" w15:done="0"/>
  <w15:commentEx w15:paraId="54D67307" w15:done="0"/>
  <w15:commentEx w15:paraId="64517C82" w15:done="0"/>
  <w15:commentEx w15:paraId="71BF30DE" w15:done="0"/>
  <w15:commentEx w15:paraId="09D8B7E8" w15:done="0"/>
  <w15:commentEx w15:paraId="5795D596" w15:done="0"/>
  <w15:commentEx w15:paraId="300F3F08" w15:done="0"/>
  <w15:commentEx w15:paraId="4A9D3CE7" w15:done="0"/>
  <w15:commentEx w15:paraId="4379A854" w15:done="0"/>
  <w15:commentEx w15:paraId="19B48551" w15:done="0"/>
  <w15:commentEx w15:paraId="44861D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F60B6" w14:textId="77777777" w:rsidR="00A420B5" w:rsidRDefault="00A420B5" w:rsidP="002E7448">
      <w:r>
        <w:separator/>
      </w:r>
    </w:p>
  </w:endnote>
  <w:endnote w:type="continuationSeparator" w:id="0">
    <w:p w14:paraId="2B839552" w14:textId="77777777" w:rsidR="00A420B5" w:rsidRDefault="00A420B5" w:rsidP="002E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STIXGeneral-Regular">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A8FC1" w14:textId="77777777" w:rsidR="00A420B5" w:rsidRDefault="00A420B5" w:rsidP="002E7448">
      <w:r>
        <w:separator/>
      </w:r>
    </w:p>
  </w:footnote>
  <w:footnote w:type="continuationSeparator" w:id="0">
    <w:p w14:paraId="504E928E" w14:textId="77777777" w:rsidR="00A420B5" w:rsidRDefault="00A420B5" w:rsidP="002E74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7A5C34"/>
    <w:multiLevelType w:val="hybridMultilevel"/>
    <w:tmpl w:val="A1D2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ronauer">
    <w15:presenceInfo w15:providerId="None" w15:userId="Daniel Kronauer"/>
  </w15:person>
  <w15:person w15:author="Mari Kawakatsu">
    <w15:presenceInfo w15:providerId="Windows Live" w15:userId="e8e78782146d3c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15"/>
    <w:rsid w:val="00072C6F"/>
    <w:rsid w:val="002612E2"/>
    <w:rsid w:val="002E7448"/>
    <w:rsid w:val="004106BB"/>
    <w:rsid w:val="004A5EA6"/>
    <w:rsid w:val="00563851"/>
    <w:rsid w:val="005B1547"/>
    <w:rsid w:val="005B3919"/>
    <w:rsid w:val="005F3496"/>
    <w:rsid w:val="005F3978"/>
    <w:rsid w:val="00602586"/>
    <w:rsid w:val="00626EE3"/>
    <w:rsid w:val="00634EEE"/>
    <w:rsid w:val="006650DA"/>
    <w:rsid w:val="006B5815"/>
    <w:rsid w:val="00707F7A"/>
    <w:rsid w:val="00762BBC"/>
    <w:rsid w:val="008A106F"/>
    <w:rsid w:val="008E3F48"/>
    <w:rsid w:val="009B4F99"/>
    <w:rsid w:val="00A20B94"/>
    <w:rsid w:val="00A420B5"/>
    <w:rsid w:val="00A45EF1"/>
    <w:rsid w:val="00AD484C"/>
    <w:rsid w:val="00B05E31"/>
    <w:rsid w:val="00BF4ADF"/>
    <w:rsid w:val="00C11B18"/>
    <w:rsid w:val="00C5605E"/>
    <w:rsid w:val="00C92BB0"/>
    <w:rsid w:val="00DB2375"/>
    <w:rsid w:val="00DD2A5F"/>
    <w:rsid w:val="00E96C75"/>
    <w:rsid w:val="00ED2561"/>
    <w:rsid w:val="00F02BFD"/>
    <w:rsid w:val="00F03A2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B3E89B"/>
  <w14:defaultImageDpi w14:val="300"/>
  <w15:docId w15:val="{5230DCEA-8663-4BF4-8E23-567A5C23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815"/>
    <w:pPr>
      <w:ind w:left="720"/>
      <w:contextualSpacing/>
    </w:pPr>
  </w:style>
  <w:style w:type="paragraph" w:styleId="NormalWeb">
    <w:name w:val="Normal (Web)"/>
    <w:basedOn w:val="Normal"/>
    <w:uiPriority w:val="99"/>
    <w:semiHidden/>
    <w:unhideWhenUsed/>
    <w:rsid w:val="006B5815"/>
    <w:pPr>
      <w:spacing w:before="100" w:beforeAutospacing="1" w:after="100" w:afterAutospacing="1"/>
    </w:pPr>
    <w:rPr>
      <w:rFonts w:ascii="Times New Roman" w:hAnsi="Times New Roman" w:cs="Times New Roman"/>
      <w:sz w:val="20"/>
      <w:szCs w:val="20"/>
      <w:lang w:val="en-US"/>
    </w:rPr>
  </w:style>
  <w:style w:type="character" w:styleId="Hyperlink">
    <w:name w:val="Hyperlink"/>
    <w:basedOn w:val="DefaultParagraphFont"/>
    <w:uiPriority w:val="99"/>
    <w:semiHidden/>
    <w:unhideWhenUsed/>
    <w:rsid w:val="006B5815"/>
    <w:rPr>
      <w:color w:val="0000FF"/>
      <w:u w:val="single"/>
    </w:rPr>
  </w:style>
  <w:style w:type="character" w:styleId="FollowedHyperlink">
    <w:name w:val="FollowedHyperlink"/>
    <w:basedOn w:val="DefaultParagraphFont"/>
    <w:uiPriority w:val="99"/>
    <w:semiHidden/>
    <w:unhideWhenUsed/>
    <w:rsid w:val="006B5815"/>
    <w:rPr>
      <w:color w:val="800080"/>
      <w:u w:val="single"/>
    </w:rPr>
  </w:style>
  <w:style w:type="character" w:customStyle="1" w:styleId="apple-tab-span">
    <w:name w:val="apple-tab-span"/>
    <w:basedOn w:val="DefaultParagraphFont"/>
    <w:rsid w:val="006B5815"/>
  </w:style>
  <w:style w:type="paragraph" w:styleId="BalloonText">
    <w:name w:val="Balloon Text"/>
    <w:basedOn w:val="Normal"/>
    <w:link w:val="BalloonTextChar"/>
    <w:uiPriority w:val="99"/>
    <w:semiHidden/>
    <w:unhideWhenUsed/>
    <w:rsid w:val="006B58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5815"/>
    <w:rPr>
      <w:rFonts w:ascii="Lucida Grande" w:hAnsi="Lucida Grande" w:cs="Lucida Grande"/>
      <w:sz w:val="18"/>
      <w:szCs w:val="18"/>
      <w:lang w:val="en-GB"/>
    </w:rPr>
  </w:style>
  <w:style w:type="paragraph" w:styleId="Header">
    <w:name w:val="header"/>
    <w:basedOn w:val="Normal"/>
    <w:link w:val="HeaderChar"/>
    <w:uiPriority w:val="99"/>
    <w:unhideWhenUsed/>
    <w:rsid w:val="002E7448"/>
    <w:pPr>
      <w:tabs>
        <w:tab w:val="center" w:pos="4320"/>
        <w:tab w:val="right" w:pos="8640"/>
      </w:tabs>
    </w:pPr>
  </w:style>
  <w:style w:type="character" w:customStyle="1" w:styleId="HeaderChar">
    <w:name w:val="Header Char"/>
    <w:basedOn w:val="DefaultParagraphFont"/>
    <w:link w:val="Header"/>
    <w:uiPriority w:val="99"/>
    <w:rsid w:val="002E7448"/>
    <w:rPr>
      <w:lang w:val="en-GB"/>
    </w:rPr>
  </w:style>
  <w:style w:type="paragraph" w:styleId="Footer">
    <w:name w:val="footer"/>
    <w:basedOn w:val="Normal"/>
    <w:link w:val="FooterChar"/>
    <w:uiPriority w:val="99"/>
    <w:unhideWhenUsed/>
    <w:rsid w:val="002E7448"/>
    <w:pPr>
      <w:tabs>
        <w:tab w:val="center" w:pos="4320"/>
        <w:tab w:val="right" w:pos="8640"/>
      </w:tabs>
    </w:pPr>
  </w:style>
  <w:style w:type="character" w:customStyle="1" w:styleId="FooterChar">
    <w:name w:val="Footer Char"/>
    <w:basedOn w:val="DefaultParagraphFont"/>
    <w:link w:val="Footer"/>
    <w:uiPriority w:val="99"/>
    <w:rsid w:val="002E7448"/>
    <w:rPr>
      <w:lang w:val="en-GB"/>
    </w:rPr>
  </w:style>
  <w:style w:type="character" w:styleId="CommentReference">
    <w:name w:val="annotation reference"/>
    <w:basedOn w:val="DefaultParagraphFont"/>
    <w:uiPriority w:val="99"/>
    <w:semiHidden/>
    <w:unhideWhenUsed/>
    <w:rsid w:val="002E7448"/>
    <w:rPr>
      <w:sz w:val="18"/>
      <w:szCs w:val="18"/>
    </w:rPr>
  </w:style>
  <w:style w:type="paragraph" w:styleId="CommentText">
    <w:name w:val="annotation text"/>
    <w:basedOn w:val="Normal"/>
    <w:link w:val="CommentTextChar"/>
    <w:uiPriority w:val="99"/>
    <w:semiHidden/>
    <w:unhideWhenUsed/>
    <w:rsid w:val="002E7448"/>
  </w:style>
  <w:style w:type="character" w:customStyle="1" w:styleId="CommentTextChar">
    <w:name w:val="Comment Text Char"/>
    <w:basedOn w:val="DefaultParagraphFont"/>
    <w:link w:val="CommentText"/>
    <w:uiPriority w:val="99"/>
    <w:semiHidden/>
    <w:rsid w:val="002E7448"/>
    <w:rPr>
      <w:lang w:val="en-GB"/>
    </w:rPr>
  </w:style>
  <w:style w:type="paragraph" w:styleId="CommentSubject">
    <w:name w:val="annotation subject"/>
    <w:basedOn w:val="CommentText"/>
    <w:next w:val="CommentText"/>
    <w:link w:val="CommentSubjectChar"/>
    <w:uiPriority w:val="99"/>
    <w:semiHidden/>
    <w:unhideWhenUsed/>
    <w:rsid w:val="002E7448"/>
    <w:rPr>
      <w:b/>
      <w:bCs/>
      <w:sz w:val="20"/>
      <w:szCs w:val="20"/>
    </w:rPr>
  </w:style>
  <w:style w:type="character" w:customStyle="1" w:styleId="CommentSubjectChar">
    <w:name w:val="Comment Subject Char"/>
    <w:basedOn w:val="CommentTextChar"/>
    <w:link w:val="CommentSubject"/>
    <w:uiPriority w:val="99"/>
    <w:semiHidden/>
    <w:rsid w:val="002E7448"/>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05502">
      <w:bodyDiv w:val="1"/>
      <w:marLeft w:val="0"/>
      <w:marRight w:val="0"/>
      <w:marTop w:val="0"/>
      <w:marBottom w:val="0"/>
      <w:divBdr>
        <w:top w:val="none" w:sz="0" w:space="0" w:color="auto"/>
        <w:left w:val="none" w:sz="0" w:space="0" w:color="auto"/>
        <w:bottom w:val="none" w:sz="0" w:space="0" w:color="auto"/>
        <w:right w:val="none" w:sz="0" w:space="0" w:color="auto"/>
      </w:divBdr>
    </w:div>
    <w:div w:id="966155811">
      <w:bodyDiv w:val="1"/>
      <w:marLeft w:val="0"/>
      <w:marRight w:val="0"/>
      <w:marTop w:val="0"/>
      <w:marBottom w:val="0"/>
      <w:divBdr>
        <w:top w:val="none" w:sz="0" w:space="0" w:color="auto"/>
        <w:left w:val="none" w:sz="0" w:space="0" w:color="auto"/>
        <w:bottom w:val="none" w:sz="0" w:space="0" w:color="auto"/>
        <w:right w:val="none" w:sz="0" w:space="0" w:color="auto"/>
      </w:divBdr>
    </w:div>
    <w:div w:id="1062869226">
      <w:bodyDiv w:val="1"/>
      <w:marLeft w:val="0"/>
      <w:marRight w:val="0"/>
      <w:marTop w:val="0"/>
      <w:marBottom w:val="0"/>
      <w:divBdr>
        <w:top w:val="none" w:sz="0" w:space="0" w:color="auto"/>
        <w:left w:val="none" w:sz="0" w:space="0" w:color="auto"/>
        <w:bottom w:val="none" w:sz="0" w:space="0" w:color="auto"/>
        <w:right w:val="none" w:sz="0" w:space="0" w:color="auto"/>
      </w:divBdr>
    </w:div>
    <w:div w:id="18252452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hyperlink" Target="https://paperpile.com/c/L0XgXK/s0bK" TargetMode="External"/><Relationship Id="rId10" Type="http://schemas.openxmlformats.org/officeDocument/2006/relationships/hyperlink" Target="https://paperpile.com/c/L0XgXK/OLnE" TargetMode="External"/><Relationship Id="rId11" Type="http://schemas.openxmlformats.org/officeDocument/2006/relationships/hyperlink" Target="https://paperpile.com/c/L0XgXK/sYaV+YRsS" TargetMode="External"/><Relationship Id="rId12" Type="http://schemas.openxmlformats.org/officeDocument/2006/relationships/hyperlink" Target="https://paperpile.com/c/L0XgXK/zYpk+UXib+K8AN+RPe0" TargetMode="External"/><Relationship Id="rId13" Type="http://schemas.openxmlformats.org/officeDocument/2006/relationships/hyperlink" Target="https://paperpile.com/c/L0XgXK/QEPM+wXjw" TargetMode="External"/><Relationship Id="rId14" Type="http://schemas.openxmlformats.org/officeDocument/2006/relationships/hyperlink" Target="https://paperpile.com/c/L0XgXK/69kK" TargetMode="External"/><Relationship Id="rId15" Type="http://schemas.openxmlformats.org/officeDocument/2006/relationships/hyperlink" Target="https://paperpile.com/c/L0XgXK/22Q6+QEPM" TargetMode="External"/><Relationship Id="rId16" Type="http://schemas.openxmlformats.org/officeDocument/2006/relationships/hyperlink" Target="https://paperpile.com/c/L0XgXK/ObrW" TargetMode="External"/><Relationship Id="rId17" Type="http://schemas.openxmlformats.org/officeDocument/2006/relationships/hyperlink" Target="https://paperpile.com/c/L0XgXK/Kk4m+thMZ+NYwR" TargetMode="External"/><Relationship Id="rId18" Type="http://schemas.openxmlformats.org/officeDocument/2006/relationships/hyperlink" Target="https://paperpile.com/c/L0XgXK/WKvf" TargetMode="External"/><Relationship Id="rId19" Type="http://schemas.openxmlformats.org/officeDocument/2006/relationships/hyperlink" Target="https://paperpile.com/c/L0XgXK/0dL5" TargetMode="External"/><Relationship Id="rId30" Type="http://schemas.openxmlformats.org/officeDocument/2006/relationships/hyperlink" Target="https://paperpile.com/c/L0XgXK/crqz" TargetMode="External"/><Relationship Id="rId31" Type="http://schemas.openxmlformats.org/officeDocument/2006/relationships/hyperlink" Target="https://paperpile.com/c/L0XgXK/B1E6" TargetMode="External"/><Relationship Id="rId32" Type="http://schemas.openxmlformats.org/officeDocument/2006/relationships/hyperlink" Target="https://paperpile.com/c/L0XgXK/6v4q" TargetMode="External"/><Relationship Id="rId33" Type="http://schemas.openxmlformats.org/officeDocument/2006/relationships/hyperlink" Target="https://paperpile.com/c/L0XgXK/ObrW" TargetMode="External"/><Relationship Id="rId34" Type="http://schemas.openxmlformats.org/officeDocument/2006/relationships/hyperlink" Target="https://paperpile.com/c/L0XgXK/tUWg" TargetMode="External"/><Relationship Id="rId35" Type="http://schemas.openxmlformats.org/officeDocument/2006/relationships/hyperlink" Target="https://paperpile.com/c/L0XgXK/ThhV" TargetMode="External"/><Relationship Id="rId36" Type="http://schemas.openxmlformats.org/officeDocument/2006/relationships/hyperlink" Target="https://paperpile.com/c/L0XgXK/Kk4m+thMZ+NYwR+WKvf+ykBb+5tuQ" TargetMode="External"/><Relationship Id="rId37" Type="http://schemas.openxmlformats.org/officeDocument/2006/relationships/image" Target="media/image1.png"/><Relationship Id="rId38" Type="http://schemas.openxmlformats.org/officeDocument/2006/relationships/image" Target="media/image2.png"/><Relationship Id="rId39" Type="http://schemas.openxmlformats.org/officeDocument/2006/relationships/image" Target="media/image3.png"/><Relationship Id="rId50" Type="http://schemas.openxmlformats.org/officeDocument/2006/relationships/hyperlink" Target="http://paperpile.com/b/L0XgXK/K8AN" TargetMode="External"/><Relationship Id="rId51" Type="http://schemas.openxmlformats.org/officeDocument/2006/relationships/hyperlink" Target="http://paperpile.com/b/L0XgXK/RPe0" TargetMode="External"/><Relationship Id="rId52" Type="http://schemas.openxmlformats.org/officeDocument/2006/relationships/hyperlink" Target="http://paperpile.com/b/L0XgXK/QEPM" TargetMode="External"/><Relationship Id="rId53" Type="http://schemas.openxmlformats.org/officeDocument/2006/relationships/hyperlink" Target="http://paperpile.com/b/L0XgXK/wXjw" TargetMode="External"/><Relationship Id="rId54" Type="http://schemas.openxmlformats.org/officeDocument/2006/relationships/hyperlink" Target="http://paperpile.com/b/L0XgXK/69kK" TargetMode="External"/><Relationship Id="rId55" Type="http://schemas.openxmlformats.org/officeDocument/2006/relationships/hyperlink" Target="http://paperpile.com/b/L0XgXK/22Q6" TargetMode="External"/><Relationship Id="rId56" Type="http://schemas.openxmlformats.org/officeDocument/2006/relationships/hyperlink" Target="http://paperpile.com/b/L0XgXK/ObrW" TargetMode="External"/><Relationship Id="rId57" Type="http://schemas.openxmlformats.org/officeDocument/2006/relationships/hyperlink" Target="http://paperpile.com/b/L0XgXK/Kk4m" TargetMode="External"/><Relationship Id="rId58" Type="http://schemas.openxmlformats.org/officeDocument/2006/relationships/hyperlink" Target="http://paperpile.com/b/L0XgXK/thMZ" TargetMode="External"/><Relationship Id="rId59" Type="http://schemas.openxmlformats.org/officeDocument/2006/relationships/hyperlink" Target="http://paperpile.com/b/L0XgXK/NYwR" TargetMode="External"/><Relationship Id="rId70" Type="http://schemas.openxmlformats.org/officeDocument/2006/relationships/hyperlink" Target="http://paperpile.com/b/L0XgXK/vhaU" TargetMode="External"/><Relationship Id="rId71" Type="http://schemas.openxmlformats.org/officeDocument/2006/relationships/hyperlink" Target="http://dx.doi.org/papers2://publication/doi/10.1073/pnas.1107758108" TargetMode="External"/><Relationship Id="rId72" Type="http://schemas.openxmlformats.org/officeDocument/2006/relationships/hyperlink" Target="http://paperpile.com/b/L0XgXK/vhaU" TargetMode="External"/><Relationship Id="rId73" Type="http://schemas.openxmlformats.org/officeDocument/2006/relationships/hyperlink" Target="http://paperpile.com/b/L0XgXK/4JCe" TargetMode="External"/><Relationship Id="rId74" Type="http://schemas.openxmlformats.org/officeDocument/2006/relationships/hyperlink" Target="http://paperpile.com/b/L0XgXK/T3pD" TargetMode="External"/><Relationship Id="rId75" Type="http://schemas.openxmlformats.org/officeDocument/2006/relationships/hyperlink" Target="http://dx.doi.org/10.1098/rspb.2018.1468" TargetMode="External"/><Relationship Id="rId76" Type="http://schemas.openxmlformats.org/officeDocument/2006/relationships/hyperlink" Target="http://paperpile.com/b/L0XgXK/T3pD" TargetMode="External"/><Relationship Id="rId77" Type="http://schemas.openxmlformats.org/officeDocument/2006/relationships/hyperlink" Target="http://paperpile.com/b/L0XgXK/x0sH" TargetMode="External"/><Relationship Id="rId78" Type="http://schemas.openxmlformats.org/officeDocument/2006/relationships/hyperlink" Target="http://paperpile.com/b/L0XgXK/U1JV" TargetMode="External"/><Relationship Id="rId79" Type="http://schemas.openxmlformats.org/officeDocument/2006/relationships/hyperlink" Target="http://paperpile.com/b/L0XgXK/crqz" TargetMode="External"/><Relationship Id="rId20" Type="http://schemas.openxmlformats.org/officeDocument/2006/relationships/hyperlink" Target="https://paperpile.com/c/L0XgXK/WTWr" TargetMode="External"/><Relationship Id="rId21" Type="http://schemas.openxmlformats.org/officeDocument/2006/relationships/hyperlink" Target="https://paperpile.com/c/L0XgXK/WTWr" TargetMode="External"/><Relationship Id="rId22" Type="http://schemas.openxmlformats.org/officeDocument/2006/relationships/hyperlink" Target="https://paperpile.com/c/L0XgXK/WTWr" TargetMode="External"/><Relationship Id="rId23" Type="http://schemas.openxmlformats.org/officeDocument/2006/relationships/hyperlink" Target="https://paperpile.com/c/L0XgXK/b0pT" TargetMode="External"/><Relationship Id="rId24" Type="http://schemas.openxmlformats.org/officeDocument/2006/relationships/hyperlink" Target="https://paperpile.com/c/L0XgXK/WUvk" TargetMode="External"/><Relationship Id="rId25" Type="http://schemas.openxmlformats.org/officeDocument/2006/relationships/hyperlink" Target="https://paperpile.com/c/L0XgXK/WTWr" TargetMode="External"/><Relationship Id="rId26" Type="http://schemas.openxmlformats.org/officeDocument/2006/relationships/hyperlink" Target="https://paperpile.com/c/L0XgXK/zYpk+UXib+K8AN+RPe0+vhaU" TargetMode="External"/><Relationship Id="rId27" Type="http://schemas.openxmlformats.org/officeDocument/2006/relationships/hyperlink" Target="https://paperpile.com/c/L0XgXK/4JCe" TargetMode="External"/><Relationship Id="rId28" Type="http://schemas.openxmlformats.org/officeDocument/2006/relationships/hyperlink" Target="https://paperpile.com/c/L0XgXK/T3pD" TargetMode="External"/><Relationship Id="rId29" Type="http://schemas.openxmlformats.org/officeDocument/2006/relationships/hyperlink" Target="https://paperpile.com/c/L0XgXK/x0sH+U1JV" TargetMode="Externa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hyperlink" Target="http://paperpile.com/b/L0XgXK/s0bK" TargetMode="External"/><Relationship Id="rId45" Type="http://schemas.openxmlformats.org/officeDocument/2006/relationships/hyperlink" Target="http://paperpile.com/b/L0XgXK/OLnE" TargetMode="External"/><Relationship Id="rId46" Type="http://schemas.openxmlformats.org/officeDocument/2006/relationships/hyperlink" Target="http://paperpile.com/b/L0XgXK/sYaV" TargetMode="External"/><Relationship Id="rId47" Type="http://schemas.openxmlformats.org/officeDocument/2006/relationships/hyperlink" Target="http://paperpile.com/b/L0XgXK/YRsS" TargetMode="External"/><Relationship Id="rId48" Type="http://schemas.openxmlformats.org/officeDocument/2006/relationships/hyperlink" Target="http://paperpile.com/b/L0XgXK/zYpk" TargetMode="External"/><Relationship Id="rId49" Type="http://schemas.openxmlformats.org/officeDocument/2006/relationships/hyperlink" Target="http://paperpile.com/b/L0XgXK/UXib" TargetMode="External"/><Relationship Id="rId60" Type="http://schemas.openxmlformats.org/officeDocument/2006/relationships/hyperlink" Target="http://paperpile.com/b/L0XgXK/WKvf" TargetMode="External"/><Relationship Id="rId61" Type="http://schemas.openxmlformats.org/officeDocument/2006/relationships/hyperlink" Target="http://paperpile.com/b/L0XgXK/5tuQ" TargetMode="External"/><Relationship Id="rId62" Type="http://schemas.openxmlformats.org/officeDocument/2006/relationships/hyperlink" Target="https://www.ncbi.nlm.nih.gov/pmc/articles/3363" TargetMode="External"/><Relationship Id="rId63" Type="http://schemas.openxmlformats.org/officeDocument/2006/relationships/hyperlink" Target="http://paperpile.com/b/L0XgXK/5tuQ" TargetMode="External"/><Relationship Id="rId64" Type="http://schemas.openxmlformats.org/officeDocument/2006/relationships/hyperlink" Target="http://paperpile.com/b/L0XgXK/0dL5" TargetMode="External"/><Relationship Id="rId65" Type="http://schemas.openxmlformats.org/officeDocument/2006/relationships/hyperlink" Target="http://paperpile.com/b/L0XgXK/WTWr" TargetMode="External"/><Relationship Id="rId66" Type="http://schemas.openxmlformats.org/officeDocument/2006/relationships/hyperlink" Target="http://paperpile.com/b/L0XgXK/b0pT" TargetMode="External"/><Relationship Id="rId67" Type="http://schemas.openxmlformats.org/officeDocument/2006/relationships/hyperlink" Target="http://paperpile.com/b/L0XgXK/WUvk" TargetMode="External"/><Relationship Id="rId68" Type="http://schemas.openxmlformats.org/officeDocument/2006/relationships/hyperlink" Target="http://paperpile.com/b/L0XgXK/ykBb" TargetMode="External"/><Relationship Id="rId69" Type="http://schemas.openxmlformats.org/officeDocument/2006/relationships/hyperlink" Target="http://paperpile.com/b/L0XgXK/pfny" TargetMode="External"/><Relationship Id="rId80" Type="http://schemas.openxmlformats.org/officeDocument/2006/relationships/hyperlink" Target="http://dx.doi.org/ARTN%2020130079" TargetMode="External"/><Relationship Id="rId81" Type="http://schemas.openxmlformats.org/officeDocument/2006/relationships/hyperlink" Target="http://paperpile.com/b/L0XgXK/crqz" TargetMode="External"/><Relationship Id="rId82" Type="http://schemas.openxmlformats.org/officeDocument/2006/relationships/hyperlink" Target="http://paperpile.com/b/L0XgXK/B1E6" TargetMode="External"/><Relationship Id="rId83" Type="http://schemas.openxmlformats.org/officeDocument/2006/relationships/hyperlink" Target="http://paperpile.com/b/L0XgXK/6v4q" TargetMode="External"/><Relationship Id="rId84" Type="http://schemas.openxmlformats.org/officeDocument/2006/relationships/hyperlink" Target="http://paperpile.com/b/L0XgXK/tUWg" TargetMode="External"/><Relationship Id="rId85" Type="http://schemas.openxmlformats.org/officeDocument/2006/relationships/hyperlink" Target="http://paperpile.com/b/L0XgXK/ThhV" TargetMode="External"/><Relationship Id="rId86" Type="http://schemas.openxmlformats.org/officeDocument/2006/relationships/fontTable" Target="fontTable.xml"/><Relationship Id="rId87" Type="http://schemas.microsoft.com/office/2011/relationships/people" Target="peop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5227</Words>
  <Characters>29794</Characters>
  <Application>Microsoft Macintosh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ETHZ</Company>
  <LinksUpToDate>false</LinksUpToDate>
  <CharactersWithSpaces>34952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Yuko Ulrich</dc:creator>
  <cp:keywords/>
  <dc:description/>
  <cp:lastModifiedBy>Mari Kawakatsu</cp:lastModifiedBy>
  <cp:revision>17</cp:revision>
  <dcterms:created xsi:type="dcterms:W3CDTF">2019-07-08T15:45:00Z</dcterms:created>
  <dcterms:modified xsi:type="dcterms:W3CDTF">2019-07-09T18:35:00Z</dcterms:modified>
</cp:coreProperties>
</file>